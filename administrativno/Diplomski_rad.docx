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3E2212" w:rsidP="2469EA82" w:rsidRDefault="003E2212" w14:paraId="26C5DB1E" wp14:textId="77777777">
      <w:pPr>
        <w:spacing w:before="0" w:after="120" w:line="240" w:lineRule="auto"/>
        <w:jc w:val="center"/>
        <w:rPr>
          <w:rFonts w:ascii="Arial" w:hAnsi="Arial" w:eastAsia="Arial" w:cs="Arial"/>
          <w:sz w:val="28"/>
          <w:szCs w:val="28"/>
        </w:rPr>
      </w:pPr>
      <w:r w:rsidRPr="5E8D87B2" w:rsidR="003E2212">
        <w:rPr>
          <w:rFonts w:ascii="Arial" w:hAnsi="Arial" w:eastAsia="Arial" w:cs="Arial"/>
          <w:sz w:val="28"/>
          <w:szCs w:val="28"/>
        </w:rPr>
        <w:t>SVEUČILIŠTE U ZAGREBU</w:t>
      </w:r>
    </w:p>
    <w:p xmlns:wp14="http://schemas.microsoft.com/office/word/2010/wordml" w:rsidR="003E2212" w:rsidP="2469EA82" w:rsidRDefault="003E2212" w14:paraId="35CCE958" wp14:textId="77777777">
      <w:pPr>
        <w:spacing w:before="0" w:after="0"/>
        <w:jc w:val="center"/>
        <w:rPr>
          <w:rFonts w:ascii="Arial" w:hAnsi="Arial" w:eastAsia="Arial" w:cs="Arial"/>
          <w:b w:val="1"/>
          <w:bCs w:val="1"/>
          <w:sz w:val="28"/>
          <w:szCs w:val="28"/>
        </w:rPr>
      </w:pPr>
      <w:r w:rsidRPr="5E8D87B2" w:rsidR="003E2212">
        <w:rPr>
          <w:rFonts w:ascii="Arial" w:hAnsi="Arial" w:eastAsia="Arial" w:cs="Arial"/>
          <w:b w:val="1"/>
          <w:bCs w:val="1"/>
          <w:sz w:val="28"/>
          <w:szCs w:val="28"/>
        </w:rPr>
        <w:t>FAKULTET ELEKTROTEHNIKE I RAČUNARSTVA</w:t>
      </w:r>
    </w:p>
    <w:p xmlns:wp14="http://schemas.microsoft.com/office/word/2010/wordml" w:rsidR="003E2212" w:rsidP="2469EA82" w:rsidRDefault="003E2212" w14:paraId="672A6659" wp14:textId="77777777">
      <w:pPr>
        <w:rPr>
          <w:rFonts w:ascii="Arial" w:hAnsi="Arial" w:eastAsia="Arial" w:cs="Arial"/>
        </w:rPr>
      </w:pPr>
    </w:p>
    <w:p xmlns:wp14="http://schemas.microsoft.com/office/word/2010/wordml" w:rsidR="003E2212" w:rsidP="2469EA82" w:rsidRDefault="003E2212" w14:paraId="0A37501D" wp14:textId="77777777">
      <w:pPr>
        <w:rPr>
          <w:rFonts w:ascii="Arial" w:hAnsi="Arial" w:eastAsia="Arial" w:cs="Arial"/>
        </w:rPr>
      </w:pPr>
    </w:p>
    <w:p xmlns:wp14="http://schemas.microsoft.com/office/word/2010/wordml" w:rsidR="003E2212" w:rsidP="2469EA82" w:rsidRDefault="003E2212" w14:paraId="5DAB6C7B" wp14:textId="77777777">
      <w:pPr>
        <w:rPr>
          <w:rFonts w:ascii="Arial" w:hAnsi="Arial" w:eastAsia="Arial" w:cs="Arial"/>
        </w:rPr>
      </w:pPr>
    </w:p>
    <w:p xmlns:wp14="http://schemas.microsoft.com/office/word/2010/wordml" w:rsidR="003E2212" w:rsidP="2469EA82" w:rsidRDefault="003E2212" w14:paraId="02EB378F" wp14:textId="77777777">
      <w:pPr>
        <w:rPr>
          <w:rFonts w:ascii="Arial" w:hAnsi="Arial" w:eastAsia="Arial" w:cs="Arial"/>
        </w:rPr>
      </w:pPr>
    </w:p>
    <w:p xmlns:wp14="http://schemas.microsoft.com/office/word/2010/wordml" w:rsidR="003E2212" w:rsidP="2469EA82" w:rsidRDefault="003E2212" w14:paraId="6A05A809" wp14:textId="77777777">
      <w:pPr>
        <w:rPr>
          <w:rFonts w:ascii="Arial" w:hAnsi="Arial" w:eastAsia="Arial" w:cs="Arial"/>
        </w:rPr>
      </w:pPr>
    </w:p>
    <w:p xmlns:wp14="http://schemas.microsoft.com/office/word/2010/wordml" w:rsidR="003E2212" w:rsidP="2469EA82" w:rsidRDefault="003E2212" w14:paraId="5A39BBE3" wp14:textId="77777777">
      <w:pPr>
        <w:rPr>
          <w:rFonts w:ascii="Arial" w:hAnsi="Arial" w:eastAsia="Arial" w:cs="Arial"/>
        </w:rPr>
      </w:pPr>
    </w:p>
    <w:p xmlns:wp14="http://schemas.microsoft.com/office/word/2010/wordml" w:rsidR="003E2212" w:rsidP="2469EA82" w:rsidRDefault="003E2212" w14:paraId="41C8F396" wp14:textId="77777777">
      <w:pPr>
        <w:rPr>
          <w:rFonts w:ascii="Arial" w:hAnsi="Arial" w:eastAsia="Arial" w:cs="Arial"/>
        </w:rPr>
      </w:pPr>
    </w:p>
    <w:p xmlns:wp14="http://schemas.microsoft.com/office/word/2010/wordml" w:rsidR="00B349D3" w:rsidP="2469EA82" w:rsidRDefault="00B349D3" w14:paraId="72A3D3EC" wp14:textId="77777777">
      <w:pPr>
        <w:rPr>
          <w:rFonts w:ascii="Arial" w:hAnsi="Arial" w:eastAsia="Arial" w:cs="Arial"/>
        </w:rPr>
      </w:pPr>
    </w:p>
    <w:p xmlns:wp14="http://schemas.microsoft.com/office/word/2010/wordml" w:rsidR="003E2212" w:rsidP="2469EA82" w:rsidRDefault="007E4750" w14:paraId="73E1FACC" wp14:textId="77777777">
      <w:pPr>
        <w:jc w:val="center"/>
        <w:rPr>
          <w:rFonts w:ascii="Arial" w:hAnsi="Arial" w:eastAsia="Arial" w:cs="Arial"/>
          <w:sz w:val="28"/>
          <w:szCs w:val="28"/>
        </w:rPr>
      </w:pPr>
      <w:r w:rsidRPr="5E8D87B2" w:rsidR="007E4750">
        <w:rPr>
          <w:rFonts w:ascii="Arial" w:hAnsi="Arial" w:eastAsia="Arial" w:cs="Arial"/>
          <w:sz w:val="28"/>
          <w:szCs w:val="28"/>
        </w:rPr>
        <w:t>DIPLOMSKI</w:t>
      </w:r>
      <w:r w:rsidRPr="5E8D87B2" w:rsidR="00CE0B7F">
        <w:rPr>
          <w:rFonts w:ascii="Arial" w:hAnsi="Arial" w:eastAsia="Arial" w:cs="Arial"/>
          <w:sz w:val="28"/>
          <w:szCs w:val="28"/>
        </w:rPr>
        <w:t xml:space="preserve"> RAD </w:t>
      </w:r>
      <w:r w:rsidRPr="5E8D87B2" w:rsidR="00CA450B">
        <w:rPr>
          <w:rFonts w:ascii="Arial" w:hAnsi="Arial" w:eastAsia="Arial" w:cs="Arial"/>
          <w:sz w:val="28"/>
          <w:szCs w:val="28"/>
        </w:rPr>
        <w:t xml:space="preserve">br. </w:t>
      </w:r>
      <w:r w:rsidRPr="5E8D87B2" w:rsidR="00CA450B">
        <w:rPr>
          <w:rFonts w:ascii="Arial" w:hAnsi="Arial" w:eastAsia="Arial" w:cs="Arial"/>
          <w:sz w:val="28"/>
          <w:szCs w:val="28"/>
        </w:rPr>
        <w:t>xxxx</w:t>
      </w:r>
    </w:p>
    <w:p xmlns:wp14="http://schemas.microsoft.com/office/word/2010/wordml" w:rsidR="003E2212" w:rsidP="2469EA82" w:rsidRDefault="003E2212" w14:paraId="591848A4" wp14:textId="1E109362">
      <w:pPr>
        <w:jc w:val="center"/>
        <w:rPr>
          <w:rFonts w:ascii="Arial" w:hAnsi="Arial" w:eastAsia="Arial" w:cs="Arial"/>
          <w:b w:val="1"/>
          <w:bCs w:val="1"/>
          <w:sz w:val="40"/>
          <w:szCs w:val="40"/>
        </w:rPr>
      </w:pPr>
      <w:r w:rsidRPr="5E8D87B2" w:rsidR="2A14FE5E">
        <w:rPr>
          <w:rFonts w:ascii="Arial" w:hAnsi="Arial" w:eastAsia="Arial" w:cs="Arial"/>
          <w:b w:val="1"/>
          <w:bCs w:val="1"/>
          <w:sz w:val="40"/>
          <w:szCs w:val="40"/>
        </w:rPr>
        <w:t>FORENZIČKI ALAT ZA PREPOZNAVANJE I UKLANJANJE IZMJENA NA DIGITALNIM SLIKAMA</w:t>
      </w:r>
    </w:p>
    <w:p xmlns:wp14="http://schemas.microsoft.com/office/word/2010/wordml" w:rsidR="003E2212" w:rsidP="5E8D87B2" w:rsidRDefault="003E2212" w14:paraId="60061E4C" wp14:textId="46AF8521">
      <w:pPr>
        <w:pStyle w:val="Normal"/>
        <w:suppressLineNumbers w:val="0"/>
        <w:bidi w:val="0"/>
        <w:spacing w:before="120" w:beforeAutospacing="off" w:after="60" w:afterAutospacing="off" w:line="360" w:lineRule="auto"/>
        <w:ind w:left="0" w:right="0"/>
        <w:jc w:val="center"/>
        <w:rPr>
          <w:rFonts w:ascii="Arial" w:hAnsi="Arial" w:eastAsia="Arial" w:cs="Arial"/>
          <w:sz w:val="28"/>
          <w:szCs w:val="28"/>
        </w:rPr>
      </w:pPr>
      <w:r w:rsidRPr="669E0005" w:rsidR="2A14FE5E">
        <w:rPr>
          <w:rFonts w:ascii="Arial" w:hAnsi="Arial" w:eastAsia="Arial" w:cs="Arial"/>
          <w:sz w:val="28"/>
          <w:szCs w:val="28"/>
        </w:rPr>
        <w:t xml:space="preserve">Zrinka </w:t>
      </w:r>
      <w:r w:rsidRPr="669E0005" w:rsidR="6C9F6BBF">
        <w:rPr>
          <w:rFonts w:ascii="Arial" w:hAnsi="Arial" w:eastAsia="Arial" w:cs="Arial"/>
          <w:sz w:val="28"/>
          <w:szCs w:val="28"/>
        </w:rPr>
        <w:t>Cvitanović</w:t>
      </w:r>
    </w:p>
    <w:p xmlns:wp14="http://schemas.microsoft.com/office/word/2010/wordml" w:rsidR="003E2212" w:rsidP="2469EA82" w:rsidRDefault="003E2212" w14:paraId="44EAFD9C" wp14:textId="77777777">
      <w:pPr>
        <w:jc w:val="center"/>
        <w:rPr>
          <w:rFonts w:ascii="Arial" w:hAnsi="Arial" w:eastAsia="Arial" w:cs="Arial"/>
        </w:rPr>
      </w:pPr>
    </w:p>
    <w:p xmlns:wp14="http://schemas.microsoft.com/office/word/2010/wordml" w:rsidR="003E2212" w:rsidP="2469EA82" w:rsidRDefault="003E2212" w14:paraId="4B94D5A5" wp14:textId="77777777">
      <w:pPr>
        <w:jc w:val="center"/>
        <w:rPr>
          <w:rFonts w:ascii="Arial" w:hAnsi="Arial" w:eastAsia="Arial" w:cs="Arial"/>
        </w:rPr>
      </w:pPr>
    </w:p>
    <w:p xmlns:wp14="http://schemas.microsoft.com/office/word/2010/wordml" w:rsidR="003E2212" w:rsidP="2469EA82" w:rsidRDefault="003E2212" w14:paraId="3DEEC669" wp14:textId="77777777">
      <w:pPr>
        <w:jc w:val="center"/>
        <w:rPr>
          <w:rFonts w:ascii="Arial" w:hAnsi="Arial" w:eastAsia="Arial" w:cs="Arial"/>
        </w:rPr>
      </w:pPr>
    </w:p>
    <w:p xmlns:wp14="http://schemas.microsoft.com/office/word/2010/wordml" w:rsidR="003E2212" w:rsidP="2469EA82" w:rsidRDefault="003E2212" w14:paraId="3656B9AB" wp14:textId="77777777">
      <w:pPr>
        <w:jc w:val="center"/>
        <w:rPr>
          <w:rFonts w:ascii="Arial" w:hAnsi="Arial" w:eastAsia="Arial" w:cs="Arial"/>
        </w:rPr>
      </w:pPr>
    </w:p>
    <w:p xmlns:wp14="http://schemas.microsoft.com/office/word/2010/wordml" w:rsidR="003E2212" w:rsidP="2469EA82" w:rsidRDefault="003E2212" w14:paraId="45FB0818" wp14:textId="77777777">
      <w:pPr>
        <w:jc w:val="center"/>
        <w:rPr>
          <w:rFonts w:ascii="Arial" w:hAnsi="Arial" w:eastAsia="Arial" w:cs="Arial"/>
        </w:rPr>
      </w:pPr>
    </w:p>
    <w:p xmlns:wp14="http://schemas.microsoft.com/office/word/2010/wordml" w:rsidR="003E2212" w:rsidP="2469EA82" w:rsidRDefault="003E2212" w14:paraId="049F31CB" wp14:textId="77777777">
      <w:pPr>
        <w:jc w:val="center"/>
        <w:rPr>
          <w:rFonts w:ascii="Arial" w:hAnsi="Arial" w:eastAsia="Arial" w:cs="Arial"/>
        </w:rPr>
      </w:pPr>
    </w:p>
    <w:p xmlns:wp14="http://schemas.microsoft.com/office/word/2010/wordml" w:rsidR="003E2212" w:rsidP="2469EA82" w:rsidRDefault="003E2212" w14:paraId="53128261" wp14:textId="77777777">
      <w:pPr>
        <w:jc w:val="center"/>
        <w:rPr>
          <w:rFonts w:ascii="Arial" w:hAnsi="Arial" w:eastAsia="Arial" w:cs="Arial"/>
          <w:sz w:val="28"/>
          <w:szCs w:val="28"/>
        </w:rPr>
      </w:pPr>
    </w:p>
    <w:p xmlns:wp14="http://schemas.microsoft.com/office/word/2010/wordml" w:rsidR="00F1070D" w:rsidP="2469EA82" w:rsidRDefault="00F1070D" w14:paraId="4B99056E" wp14:textId="0AD87074">
      <w:pPr>
        <w:jc w:val="center"/>
        <w:rPr>
          <w:rFonts w:ascii="Arial" w:hAnsi="Arial" w:eastAsia="Arial" w:cs="Arial"/>
          <w:sz w:val="28"/>
          <w:szCs w:val="28"/>
        </w:rPr>
      </w:pPr>
      <w:r w:rsidRPr="5E8D87B2" w:rsidR="00D86BA3">
        <w:rPr>
          <w:rFonts w:ascii="Arial" w:hAnsi="Arial" w:eastAsia="Arial" w:cs="Arial"/>
          <w:sz w:val="28"/>
          <w:szCs w:val="28"/>
        </w:rPr>
        <w:t xml:space="preserve">Zagreb, </w:t>
      </w:r>
      <w:r w:rsidRPr="5E8D87B2" w:rsidR="7BAD1BC4">
        <w:rPr>
          <w:rFonts w:ascii="Arial" w:hAnsi="Arial" w:eastAsia="Arial" w:cs="Arial"/>
          <w:sz w:val="28"/>
          <w:szCs w:val="28"/>
        </w:rPr>
        <w:t xml:space="preserve">lipanj </w:t>
      </w:r>
      <w:r w:rsidRPr="5E8D87B2" w:rsidR="00D86BA3">
        <w:rPr>
          <w:rFonts w:ascii="Arial" w:hAnsi="Arial" w:eastAsia="Arial" w:cs="Arial"/>
          <w:sz w:val="28"/>
          <w:szCs w:val="28"/>
        </w:rPr>
        <w:t>20</w:t>
      </w:r>
      <w:r w:rsidRPr="5E8D87B2" w:rsidR="5065CAB5">
        <w:rPr>
          <w:rFonts w:ascii="Arial" w:hAnsi="Arial" w:eastAsia="Arial" w:cs="Arial"/>
          <w:sz w:val="28"/>
          <w:szCs w:val="28"/>
        </w:rPr>
        <w:t>26</w:t>
      </w:r>
      <w:r w:rsidRPr="5E8D87B2" w:rsidR="003E2212">
        <w:rPr>
          <w:rFonts w:ascii="Arial" w:hAnsi="Arial" w:eastAsia="Arial" w:cs="Arial"/>
          <w:sz w:val="28"/>
          <w:szCs w:val="28"/>
        </w:rPr>
        <w:t>.</w:t>
      </w:r>
    </w:p>
    <w:p xmlns:wp14="http://schemas.microsoft.com/office/word/2010/wordml" w:rsidR="00BA7CC7" w:rsidP="2469EA82" w:rsidRDefault="00BA7CC7" w14:paraId="1299C43A" wp14:textId="77777777">
      <w:pPr>
        <w:jc w:val="center"/>
        <w:rPr>
          <w:rFonts w:ascii="Arial" w:hAnsi="Arial" w:eastAsia="Arial" w:cs="Arial"/>
          <w:sz w:val="28"/>
          <w:szCs w:val="28"/>
        </w:rPr>
      </w:pPr>
    </w:p>
    <w:p xmlns:wp14="http://schemas.microsoft.com/office/word/2010/wordml" w:rsidRPr="00DF3333" w:rsidR="004F666A" w:rsidP="2469EA82" w:rsidRDefault="004F666A" w14:paraId="4DDBEF00" wp14:textId="77777777">
      <w:pPr>
        <w:pStyle w:val="Podnaslov"/>
        <w:rPr>
          <w:rFonts w:ascii="Arial" w:hAnsi="Arial" w:eastAsia="Arial" w:cs="Arial"/>
          <w:lang w:val="es-ES"/>
        </w:rPr>
        <w:sectPr w:rsidRPr="00DF3333" w:rsidR="004F666A" w:rsidSect="00FA093A">
          <w:headerReference w:type="default" r:id="rId11"/>
          <w:headerReference w:type="first" r:id="rId12"/>
          <w:pgSz w:w="11907" w:h="16840" w:orient="portrait" w:code="9"/>
          <w:pgMar w:top="1701" w:right="1701" w:bottom="1701" w:left="1985" w:header="851" w:footer="567" w:gutter="0"/>
          <w:cols w:space="708"/>
          <w:titlePg/>
          <w:docGrid w:linePitch="360"/>
        </w:sectPr>
      </w:pPr>
    </w:p>
    <w:p xmlns:wp14="http://schemas.microsoft.com/office/word/2010/wordml" w:rsidR="003E2212" w:rsidRDefault="003E2212" w14:paraId="414DD773" wp14:textId="77777777">
      <w:pPr>
        <w:pStyle w:val="Podnaslov"/>
      </w:pPr>
      <w:r w:rsidR="003E2212">
        <w:rPr/>
        <w:t>Sadržaj</w:t>
      </w:r>
    </w:p>
    <w:p xmlns:wp14="http://schemas.microsoft.com/office/word/2010/wordml" w:rsidR="00C07421" w:rsidP="0E19781F" w:rsidRDefault="003E2212" w14:paraId="57012CAD" wp14:textId="10166319">
      <w:pPr>
        <w:pStyle w:val="TOC1"/>
        <w:tabs>
          <w:tab w:val="right" w:leader="dot" w:pos="8775"/>
        </w:tabs>
        <w:rPr>
          <w:rFonts w:ascii="Calibri" w:hAnsi="Calibri"/>
          <w:noProof/>
          <w:sz w:val="22"/>
          <w:szCs w:val="22"/>
          <w:lang w:eastAsia="hr-HR"/>
        </w:rPr>
      </w:pPr>
      <w:r>
        <w:fldChar w:fldCharType="begin"/>
      </w:r>
      <w:r>
        <w:instrText xml:space="preserve">TOC \o "1-9" \z \u \h</w:instrText>
      </w:r>
      <w:r>
        <w:fldChar w:fldCharType="separate"/>
      </w:r>
      <w:hyperlink w:anchor="_Toc149102743">
        <w:r w:rsidRPr="0E19781F" w:rsidR="0E19781F">
          <w:rPr>
            <w:rStyle w:val="Hyperlink"/>
          </w:rPr>
          <w:t>Uvod</w:t>
        </w:r>
        <w:r>
          <w:tab/>
        </w:r>
        <w:r>
          <w:fldChar w:fldCharType="begin"/>
        </w:r>
        <w:r>
          <w:instrText xml:space="preserve">PAGEREF _Toc149102743 \h</w:instrText>
        </w:r>
        <w:r>
          <w:fldChar w:fldCharType="separate"/>
        </w:r>
        <w:r w:rsidRPr="0E19781F" w:rsidR="0E19781F">
          <w:rPr>
            <w:rStyle w:val="Hyperlink"/>
          </w:rPr>
          <w:t>3</w:t>
        </w:r>
        <w:r>
          <w:fldChar w:fldCharType="end"/>
        </w:r>
      </w:hyperlink>
    </w:p>
    <w:p xmlns:wp14="http://schemas.microsoft.com/office/word/2010/wordml" w:rsidR="00C07421" w:rsidP="0E19781F" w:rsidRDefault="00C07421" w14:paraId="1BCF631B" wp14:textId="235EFCC2">
      <w:pPr>
        <w:pStyle w:val="TOC1"/>
        <w:tabs>
          <w:tab w:val="left" w:leader="none" w:pos="480"/>
          <w:tab w:val="right" w:leader="dot" w:pos="8775"/>
        </w:tabs>
        <w:rPr>
          <w:rFonts w:ascii="Calibri" w:hAnsi="Calibri"/>
          <w:noProof/>
          <w:sz w:val="22"/>
          <w:szCs w:val="22"/>
          <w:lang w:eastAsia="hr-HR"/>
        </w:rPr>
      </w:pPr>
      <w:hyperlink w:anchor="_Toc996618216">
        <w:r w:rsidRPr="0E19781F" w:rsidR="0E19781F">
          <w:rPr>
            <w:rStyle w:val="Hyperlink"/>
          </w:rPr>
          <w:t>1.</w:t>
        </w:r>
        <w:r>
          <w:tab/>
        </w:r>
        <w:r w:rsidRPr="0E19781F" w:rsidR="0E19781F">
          <w:rPr>
            <w:rStyle w:val="Hyperlink"/>
          </w:rPr>
          <w:t>Izmjene na slikama</w:t>
        </w:r>
        <w:r>
          <w:tab/>
        </w:r>
        <w:r>
          <w:fldChar w:fldCharType="begin"/>
        </w:r>
        <w:r>
          <w:instrText xml:space="preserve">PAGEREF _Toc996618216 \h</w:instrText>
        </w:r>
        <w:r>
          <w:fldChar w:fldCharType="separate"/>
        </w:r>
        <w:r w:rsidRPr="0E19781F" w:rsidR="0E19781F">
          <w:rPr>
            <w:rStyle w:val="Hyperlink"/>
          </w:rPr>
          <w:t>5</w:t>
        </w:r>
        <w:r>
          <w:fldChar w:fldCharType="end"/>
        </w:r>
      </w:hyperlink>
    </w:p>
    <w:p xmlns:wp14="http://schemas.microsoft.com/office/word/2010/wordml" w:rsidR="00C07421" w:rsidP="0E19781F" w:rsidRDefault="00C07421" w14:paraId="42027442" wp14:textId="22400163">
      <w:pPr>
        <w:pStyle w:val="TOC2"/>
        <w:tabs>
          <w:tab w:val="left" w:leader="none" w:pos="720"/>
          <w:tab w:val="right" w:leader="dot" w:pos="8775"/>
        </w:tabs>
        <w:rPr>
          <w:rFonts w:ascii="Calibri" w:hAnsi="Calibri"/>
          <w:noProof/>
          <w:sz w:val="22"/>
          <w:szCs w:val="22"/>
          <w:lang w:eastAsia="hr-HR"/>
        </w:rPr>
      </w:pPr>
      <w:hyperlink w:anchor="_Toc978193818">
        <w:r w:rsidRPr="0E19781F" w:rsidR="0E19781F">
          <w:rPr>
            <w:rStyle w:val="Hyperlink"/>
          </w:rPr>
          <w:t>1.1.</w:t>
        </w:r>
        <w:r>
          <w:tab/>
        </w:r>
        <w:r w:rsidRPr="0E19781F" w:rsidR="0E19781F">
          <w:rPr>
            <w:rStyle w:val="Hyperlink"/>
          </w:rPr>
          <w:t>Metode pronalaženja izmjena na slikama</w:t>
        </w:r>
        <w:r>
          <w:tab/>
        </w:r>
        <w:r>
          <w:fldChar w:fldCharType="begin"/>
        </w:r>
        <w:r>
          <w:instrText xml:space="preserve">PAGEREF _Toc978193818 \h</w:instrText>
        </w:r>
        <w:r>
          <w:fldChar w:fldCharType="separate"/>
        </w:r>
        <w:r w:rsidRPr="0E19781F" w:rsidR="0E19781F">
          <w:rPr>
            <w:rStyle w:val="Hyperlink"/>
          </w:rPr>
          <w:t>7</w:t>
        </w:r>
        <w:r>
          <w:fldChar w:fldCharType="end"/>
        </w:r>
      </w:hyperlink>
    </w:p>
    <w:p xmlns:wp14="http://schemas.microsoft.com/office/word/2010/wordml" w:rsidR="00C07421" w:rsidP="0E19781F" w:rsidRDefault="00C07421" w14:paraId="3CF8EE41" wp14:textId="1D99A74C">
      <w:pPr>
        <w:pStyle w:val="TOC1"/>
        <w:tabs>
          <w:tab w:val="left" w:leader="none" w:pos="480"/>
          <w:tab w:val="right" w:leader="dot" w:pos="8775"/>
        </w:tabs>
        <w:rPr>
          <w:rFonts w:ascii="Calibri" w:hAnsi="Calibri"/>
          <w:noProof/>
          <w:sz w:val="22"/>
          <w:szCs w:val="22"/>
          <w:lang w:eastAsia="hr-HR"/>
        </w:rPr>
      </w:pPr>
      <w:hyperlink w:anchor="_Toc2006895458">
        <w:r w:rsidRPr="0E19781F" w:rsidR="0E19781F">
          <w:rPr>
            <w:rStyle w:val="Hyperlink"/>
          </w:rPr>
          <w:t>2.</w:t>
        </w:r>
        <w:r>
          <w:tab/>
        </w:r>
        <w:r w:rsidRPr="0E19781F" w:rsidR="0E19781F">
          <w:rPr>
            <w:rStyle w:val="Hyperlink"/>
          </w:rPr>
          <w:t>Autentikacija slike</w:t>
        </w:r>
        <w:r>
          <w:tab/>
        </w:r>
        <w:r>
          <w:fldChar w:fldCharType="begin"/>
        </w:r>
        <w:r>
          <w:instrText xml:space="preserve">PAGEREF _Toc2006895458 \h</w:instrText>
        </w:r>
        <w:r>
          <w:fldChar w:fldCharType="separate"/>
        </w:r>
        <w:r w:rsidRPr="0E19781F" w:rsidR="0E19781F">
          <w:rPr>
            <w:rStyle w:val="Hyperlink"/>
          </w:rPr>
          <w:t>7</w:t>
        </w:r>
        <w:r>
          <w:fldChar w:fldCharType="end"/>
        </w:r>
      </w:hyperlink>
    </w:p>
    <w:p xmlns:wp14="http://schemas.microsoft.com/office/word/2010/wordml" w:rsidR="00C07421" w:rsidP="0E19781F" w:rsidRDefault="00C07421" w14:paraId="43E55D8E" wp14:textId="4398B940">
      <w:pPr>
        <w:pStyle w:val="TOC2"/>
        <w:tabs>
          <w:tab w:val="left" w:leader="none" w:pos="720"/>
          <w:tab w:val="right" w:leader="dot" w:pos="8775"/>
        </w:tabs>
        <w:rPr>
          <w:rFonts w:ascii="Calibri" w:hAnsi="Calibri"/>
          <w:noProof/>
          <w:sz w:val="22"/>
          <w:szCs w:val="22"/>
          <w:lang w:eastAsia="hr-HR"/>
        </w:rPr>
      </w:pPr>
      <w:hyperlink w:anchor="_Toc914001111">
        <w:r w:rsidRPr="0E19781F" w:rsidR="0E19781F">
          <w:rPr>
            <w:rStyle w:val="Hyperlink"/>
          </w:rPr>
          <w:t>2.1.</w:t>
        </w:r>
        <w:r>
          <w:tab/>
        </w:r>
        <w:r w:rsidRPr="0E19781F" w:rsidR="0E19781F">
          <w:rPr>
            <w:rStyle w:val="Hyperlink"/>
          </w:rPr>
          <w:t>Podjela metoda autentikacije slika</w:t>
        </w:r>
        <w:r>
          <w:tab/>
        </w:r>
        <w:r>
          <w:fldChar w:fldCharType="begin"/>
        </w:r>
        <w:r>
          <w:instrText xml:space="preserve">PAGEREF _Toc914001111 \h</w:instrText>
        </w:r>
        <w:r>
          <w:fldChar w:fldCharType="separate"/>
        </w:r>
        <w:r w:rsidRPr="0E19781F" w:rsidR="0E19781F">
          <w:rPr>
            <w:rStyle w:val="Hyperlink"/>
          </w:rPr>
          <w:t>8</w:t>
        </w:r>
        <w:r>
          <w:fldChar w:fldCharType="end"/>
        </w:r>
      </w:hyperlink>
    </w:p>
    <w:p xmlns:wp14="http://schemas.microsoft.com/office/word/2010/wordml" w:rsidR="00C07421" w:rsidP="0E19781F" w:rsidRDefault="00C07421" w14:paraId="1CEEE24D" wp14:textId="1A7FB948">
      <w:pPr>
        <w:pStyle w:val="TOC3"/>
        <w:tabs>
          <w:tab w:val="left" w:leader="none" w:pos="1440"/>
          <w:tab w:val="right" w:leader="dot" w:pos="8775"/>
        </w:tabs>
        <w:rPr>
          <w:rFonts w:ascii="Calibri" w:hAnsi="Calibri"/>
          <w:noProof/>
          <w:sz w:val="22"/>
          <w:szCs w:val="22"/>
          <w:lang w:eastAsia="hr-HR"/>
        </w:rPr>
      </w:pPr>
      <w:hyperlink w:anchor="_Toc1195756147">
        <w:r w:rsidRPr="0E19781F" w:rsidR="0E19781F">
          <w:rPr>
            <w:rStyle w:val="Hyperlink"/>
          </w:rPr>
          <w:t>2.1.1.</w:t>
        </w:r>
        <w:r>
          <w:tab/>
        </w:r>
        <w:r w:rsidRPr="0E19781F" w:rsidR="0E19781F">
          <w:rPr>
            <w:rStyle w:val="Hyperlink"/>
          </w:rPr>
          <w:t>Aktivna autentikacijska metoda</w:t>
        </w:r>
        <w:r>
          <w:tab/>
        </w:r>
        <w:r>
          <w:fldChar w:fldCharType="begin"/>
        </w:r>
        <w:r>
          <w:instrText xml:space="preserve">PAGEREF _Toc1195756147 \h</w:instrText>
        </w:r>
        <w:r>
          <w:fldChar w:fldCharType="separate"/>
        </w:r>
        <w:r w:rsidRPr="0E19781F" w:rsidR="0E19781F">
          <w:rPr>
            <w:rStyle w:val="Hyperlink"/>
          </w:rPr>
          <w:t>8</w:t>
        </w:r>
        <w:r>
          <w:fldChar w:fldCharType="end"/>
        </w:r>
      </w:hyperlink>
    </w:p>
    <w:p xmlns:wp14="http://schemas.microsoft.com/office/word/2010/wordml" w:rsidR="00C07421" w:rsidP="0E19781F" w:rsidRDefault="00C07421" w14:paraId="24BF52F8" wp14:textId="2E6936BF">
      <w:pPr>
        <w:pStyle w:val="TOC3"/>
        <w:tabs>
          <w:tab w:val="left" w:leader="none" w:pos="1440"/>
          <w:tab w:val="right" w:leader="dot" w:pos="8775"/>
        </w:tabs>
        <w:rPr>
          <w:rFonts w:ascii="Calibri" w:hAnsi="Calibri"/>
          <w:noProof/>
          <w:sz w:val="22"/>
          <w:szCs w:val="22"/>
          <w:lang w:eastAsia="hr-HR"/>
        </w:rPr>
      </w:pPr>
      <w:hyperlink w:anchor="_Toc2051039514">
        <w:r w:rsidRPr="0E19781F" w:rsidR="0E19781F">
          <w:rPr>
            <w:rStyle w:val="Hyperlink"/>
          </w:rPr>
          <w:t>2.1.2.</w:t>
        </w:r>
        <w:r>
          <w:tab/>
        </w:r>
        <w:r w:rsidRPr="0E19781F" w:rsidR="0E19781F">
          <w:rPr>
            <w:rStyle w:val="Hyperlink"/>
          </w:rPr>
          <w:t>Pasivna autentikacijska metoda</w:t>
        </w:r>
        <w:r>
          <w:tab/>
        </w:r>
        <w:r>
          <w:fldChar w:fldCharType="begin"/>
        </w:r>
        <w:r>
          <w:instrText xml:space="preserve">PAGEREF _Toc2051039514 \h</w:instrText>
        </w:r>
        <w:r>
          <w:fldChar w:fldCharType="separate"/>
        </w:r>
        <w:r w:rsidRPr="0E19781F" w:rsidR="0E19781F">
          <w:rPr>
            <w:rStyle w:val="Hyperlink"/>
          </w:rPr>
          <w:t>9</w:t>
        </w:r>
        <w:r>
          <w:fldChar w:fldCharType="end"/>
        </w:r>
      </w:hyperlink>
    </w:p>
    <w:p xmlns:wp14="http://schemas.microsoft.com/office/word/2010/wordml" w:rsidR="00C07421" w:rsidP="0E19781F" w:rsidRDefault="00C07421" w14:paraId="53E5F6F4" wp14:textId="0854D288">
      <w:pPr>
        <w:pStyle w:val="TOC1"/>
        <w:tabs>
          <w:tab w:val="left" w:leader="none" w:pos="480"/>
          <w:tab w:val="right" w:leader="dot" w:pos="8775"/>
        </w:tabs>
        <w:rPr>
          <w:rFonts w:ascii="Calibri" w:hAnsi="Calibri"/>
          <w:noProof/>
          <w:sz w:val="22"/>
          <w:szCs w:val="22"/>
          <w:lang w:eastAsia="hr-HR"/>
        </w:rPr>
      </w:pPr>
      <w:hyperlink w:anchor="_Toc922418702">
        <w:r w:rsidRPr="0E19781F" w:rsidR="0E19781F">
          <w:rPr>
            <w:rStyle w:val="Hyperlink"/>
          </w:rPr>
          <w:t>3.</w:t>
        </w:r>
        <w:r>
          <w:tab/>
        </w:r>
        <w:r w:rsidRPr="0E19781F" w:rsidR="0E19781F">
          <w:rPr>
            <w:rStyle w:val="Hyperlink"/>
          </w:rPr>
          <w:t>Oporavak slika</w:t>
        </w:r>
        <w:r>
          <w:tab/>
        </w:r>
        <w:r>
          <w:fldChar w:fldCharType="begin"/>
        </w:r>
        <w:r>
          <w:instrText xml:space="preserve">PAGEREF _Toc922418702 \h</w:instrText>
        </w:r>
        <w:r>
          <w:fldChar w:fldCharType="separate"/>
        </w:r>
        <w:r w:rsidRPr="0E19781F" w:rsidR="0E19781F">
          <w:rPr>
            <w:rStyle w:val="Hyperlink"/>
          </w:rPr>
          <w:t>12</w:t>
        </w:r>
        <w:r>
          <w:fldChar w:fldCharType="end"/>
        </w:r>
      </w:hyperlink>
    </w:p>
    <w:p xmlns:wp14="http://schemas.microsoft.com/office/word/2010/wordml" w:rsidR="00C07421" w:rsidP="0E19781F" w:rsidRDefault="00C07421" w14:paraId="4AD218E0" wp14:textId="7BA15C19">
      <w:pPr>
        <w:pStyle w:val="TOC2"/>
        <w:tabs>
          <w:tab w:val="left" w:leader="none" w:pos="720"/>
          <w:tab w:val="right" w:leader="dot" w:pos="8775"/>
        </w:tabs>
        <w:rPr>
          <w:rFonts w:ascii="Calibri" w:hAnsi="Calibri"/>
          <w:noProof/>
          <w:sz w:val="22"/>
          <w:szCs w:val="22"/>
          <w:lang w:eastAsia="hr-HR"/>
        </w:rPr>
      </w:pPr>
      <w:hyperlink w:anchor="_Toc1235138523">
        <w:r w:rsidRPr="0E19781F" w:rsidR="0E19781F">
          <w:rPr>
            <w:rStyle w:val="Hyperlink"/>
          </w:rPr>
          <w:t>3.1.</w:t>
        </w:r>
        <w:r>
          <w:tab/>
        </w:r>
        <w:r w:rsidRPr="0E19781F" w:rsidR="0E19781F">
          <w:rPr>
            <w:rStyle w:val="Hyperlink"/>
          </w:rPr>
          <w:t>Podjela metoda oporavka slika</w:t>
        </w:r>
        <w:r>
          <w:tab/>
        </w:r>
        <w:r>
          <w:fldChar w:fldCharType="begin"/>
        </w:r>
        <w:r>
          <w:instrText xml:space="preserve">PAGEREF _Toc1235138523 \h</w:instrText>
        </w:r>
        <w:r>
          <w:fldChar w:fldCharType="separate"/>
        </w:r>
        <w:r w:rsidRPr="0E19781F" w:rsidR="0E19781F">
          <w:rPr>
            <w:rStyle w:val="Hyperlink"/>
          </w:rPr>
          <w:t>13</w:t>
        </w:r>
        <w:r>
          <w:fldChar w:fldCharType="end"/>
        </w:r>
      </w:hyperlink>
    </w:p>
    <w:p xmlns:wp14="http://schemas.microsoft.com/office/word/2010/wordml" w:rsidR="00C07421" w:rsidP="0E19781F" w:rsidRDefault="00C07421" w14:paraId="2A8CF957" wp14:textId="05764CBA">
      <w:pPr>
        <w:pStyle w:val="TOC3"/>
        <w:tabs>
          <w:tab w:val="left" w:leader="none" w:pos="1440"/>
          <w:tab w:val="right" w:leader="dot" w:pos="8775"/>
        </w:tabs>
        <w:rPr>
          <w:rFonts w:ascii="Calibri" w:hAnsi="Calibri"/>
          <w:noProof/>
          <w:sz w:val="22"/>
          <w:szCs w:val="22"/>
          <w:lang w:eastAsia="hr-HR"/>
        </w:rPr>
      </w:pPr>
      <w:hyperlink w:anchor="_Toc524229794">
        <w:r w:rsidRPr="0E19781F" w:rsidR="0E19781F">
          <w:rPr>
            <w:rStyle w:val="Hyperlink"/>
          </w:rPr>
          <w:t>3.1.1.</w:t>
        </w:r>
        <w:r>
          <w:tab/>
        </w:r>
        <w:r w:rsidRPr="0E19781F" w:rsidR="0E19781F">
          <w:rPr>
            <w:rStyle w:val="Hyperlink"/>
          </w:rPr>
          <w:t>Metoda zasnovana na varijacijskim parcijalnim diferencijalnim jednadžbama</w:t>
        </w:r>
        <w:r>
          <w:tab/>
        </w:r>
        <w:r>
          <w:fldChar w:fldCharType="begin"/>
        </w:r>
        <w:r>
          <w:instrText xml:space="preserve">PAGEREF _Toc524229794 \h</w:instrText>
        </w:r>
        <w:r>
          <w:fldChar w:fldCharType="separate"/>
        </w:r>
        <w:r w:rsidRPr="0E19781F" w:rsidR="0E19781F">
          <w:rPr>
            <w:rStyle w:val="Hyperlink"/>
          </w:rPr>
          <w:t>13</w:t>
        </w:r>
        <w:r>
          <w:fldChar w:fldCharType="end"/>
        </w:r>
      </w:hyperlink>
    </w:p>
    <w:p xmlns:wp14="http://schemas.microsoft.com/office/word/2010/wordml" w:rsidR="00C07421" w:rsidP="0E19781F" w:rsidRDefault="00C07421" w14:paraId="255D9A0F" wp14:textId="085B099F">
      <w:pPr>
        <w:pStyle w:val="TOC3"/>
        <w:tabs>
          <w:tab w:val="left" w:leader="none" w:pos="1440"/>
          <w:tab w:val="right" w:leader="dot" w:pos="8775"/>
        </w:tabs>
        <w:rPr>
          <w:rFonts w:ascii="Calibri" w:hAnsi="Calibri"/>
          <w:noProof/>
          <w:sz w:val="22"/>
          <w:szCs w:val="22"/>
          <w:lang w:eastAsia="hr-HR"/>
        </w:rPr>
      </w:pPr>
      <w:hyperlink w:anchor="_Toc1875413149">
        <w:r w:rsidRPr="0E19781F" w:rsidR="0E19781F">
          <w:rPr>
            <w:rStyle w:val="Hyperlink"/>
          </w:rPr>
          <w:t>3.1.2.</w:t>
        </w:r>
        <w:r>
          <w:tab/>
        </w:r>
        <w:r w:rsidRPr="0E19781F" w:rsidR="0E19781F">
          <w:rPr>
            <w:rStyle w:val="Hyperlink"/>
          </w:rPr>
          <w:t>Metoda zasnovana na teksturama</w:t>
        </w:r>
        <w:r>
          <w:tab/>
        </w:r>
        <w:r>
          <w:fldChar w:fldCharType="begin"/>
        </w:r>
        <w:r>
          <w:instrText xml:space="preserve">PAGEREF _Toc1875413149 \h</w:instrText>
        </w:r>
        <w:r>
          <w:fldChar w:fldCharType="separate"/>
        </w:r>
        <w:r w:rsidRPr="0E19781F" w:rsidR="0E19781F">
          <w:rPr>
            <w:rStyle w:val="Hyperlink"/>
          </w:rPr>
          <w:t>14</w:t>
        </w:r>
        <w:r>
          <w:fldChar w:fldCharType="end"/>
        </w:r>
      </w:hyperlink>
    </w:p>
    <w:p xmlns:wp14="http://schemas.microsoft.com/office/word/2010/wordml" w:rsidR="00C07421" w:rsidP="0E19781F" w:rsidRDefault="00C07421" w14:paraId="67DF2E4A" wp14:textId="4F41B52E">
      <w:pPr>
        <w:pStyle w:val="TOC3"/>
        <w:tabs>
          <w:tab w:val="left" w:leader="none" w:pos="1440"/>
          <w:tab w:val="right" w:leader="dot" w:pos="8775"/>
        </w:tabs>
        <w:rPr>
          <w:rFonts w:ascii="Calibri" w:hAnsi="Calibri"/>
          <w:noProof/>
          <w:sz w:val="22"/>
          <w:szCs w:val="22"/>
          <w:lang w:eastAsia="hr-HR"/>
        </w:rPr>
      </w:pPr>
      <w:hyperlink w:anchor="_Toc583245561">
        <w:r w:rsidRPr="0E19781F" w:rsidR="0E19781F">
          <w:rPr>
            <w:rStyle w:val="Hyperlink"/>
          </w:rPr>
          <w:t>3.1.3.</w:t>
        </w:r>
        <w:r>
          <w:tab/>
        </w:r>
        <w:r w:rsidRPr="0E19781F" w:rsidR="0E19781F">
          <w:rPr>
            <w:rStyle w:val="Hyperlink"/>
          </w:rPr>
          <w:t>Metode zasnovane na dubokom učenju</w:t>
        </w:r>
        <w:r>
          <w:tab/>
        </w:r>
        <w:r>
          <w:fldChar w:fldCharType="begin"/>
        </w:r>
        <w:r>
          <w:instrText xml:space="preserve">PAGEREF _Toc583245561 \h</w:instrText>
        </w:r>
        <w:r>
          <w:fldChar w:fldCharType="separate"/>
        </w:r>
        <w:r w:rsidRPr="0E19781F" w:rsidR="0E19781F">
          <w:rPr>
            <w:rStyle w:val="Hyperlink"/>
          </w:rPr>
          <w:t>16</w:t>
        </w:r>
        <w:r>
          <w:fldChar w:fldCharType="end"/>
        </w:r>
      </w:hyperlink>
    </w:p>
    <w:p xmlns:wp14="http://schemas.microsoft.com/office/word/2010/wordml" w:rsidR="00C07421" w:rsidP="0E19781F" w:rsidRDefault="00C07421" w14:paraId="21EE648B" wp14:textId="0BA26B89">
      <w:pPr>
        <w:pStyle w:val="TOC1"/>
        <w:tabs>
          <w:tab w:val="left" w:leader="none" w:pos="480"/>
          <w:tab w:val="right" w:leader="dot" w:pos="8775"/>
        </w:tabs>
        <w:rPr>
          <w:rFonts w:ascii="Calibri" w:hAnsi="Calibri"/>
          <w:noProof/>
          <w:sz w:val="22"/>
          <w:szCs w:val="22"/>
          <w:lang w:eastAsia="hr-HR"/>
        </w:rPr>
      </w:pPr>
      <w:hyperlink w:anchor="_Toc1248710548">
        <w:r w:rsidRPr="0E19781F" w:rsidR="0E19781F">
          <w:rPr>
            <w:rStyle w:val="Hyperlink"/>
          </w:rPr>
          <w:t>4.</w:t>
        </w:r>
        <w:r>
          <w:tab/>
        </w:r>
        <w:r w:rsidRPr="0E19781F" w:rsidR="0E19781F">
          <w:rPr>
            <w:rStyle w:val="Hyperlink"/>
          </w:rPr>
          <w:t>Metodologija</w:t>
        </w:r>
        <w:r>
          <w:tab/>
        </w:r>
        <w:r>
          <w:fldChar w:fldCharType="begin"/>
        </w:r>
        <w:r>
          <w:instrText xml:space="preserve">PAGEREF _Toc1248710548 \h</w:instrText>
        </w:r>
        <w:r>
          <w:fldChar w:fldCharType="separate"/>
        </w:r>
        <w:r w:rsidRPr="0E19781F" w:rsidR="0E19781F">
          <w:rPr>
            <w:rStyle w:val="Hyperlink"/>
          </w:rPr>
          <w:t>17</w:t>
        </w:r>
        <w:r>
          <w:fldChar w:fldCharType="end"/>
        </w:r>
      </w:hyperlink>
    </w:p>
    <w:p xmlns:wp14="http://schemas.microsoft.com/office/word/2010/wordml" w:rsidR="00C07421" w:rsidP="0E19781F" w:rsidRDefault="00C07421" w14:paraId="52976B3D" wp14:textId="17F98117">
      <w:pPr>
        <w:pStyle w:val="TOC2"/>
        <w:tabs>
          <w:tab w:val="left" w:leader="none" w:pos="720"/>
          <w:tab w:val="right" w:leader="dot" w:pos="8775"/>
        </w:tabs>
        <w:rPr>
          <w:rFonts w:ascii="Calibri" w:hAnsi="Calibri"/>
          <w:noProof/>
          <w:sz w:val="22"/>
          <w:szCs w:val="22"/>
          <w:lang w:eastAsia="hr-HR"/>
        </w:rPr>
      </w:pPr>
      <w:hyperlink w:anchor="_Toc849349882">
        <w:r w:rsidRPr="0E19781F" w:rsidR="0E19781F">
          <w:rPr>
            <w:rStyle w:val="Hyperlink"/>
          </w:rPr>
          <w:t>4.1.</w:t>
        </w:r>
        <w:r>
          <w:tab/>
        </w:r>
        <w:r w:rsidRPr="0E19781F" w:rsidR="0E19781F">
          <w:rPr>
            <w:rStyle w:val="Hyperlink"/>
          </w:rPr>
          <w:t>Odabrani algoritmi i tehnike</w:t>
        </w:r>
        <w:r>
          <w:tab/>
        </w:r>
        <w:r>
          <w:fldChar w:fldCharType="begin"/>
        </w:r>
        <w:r>
          <w:instrText xml:space="preserve">PAGEREF _Toc849349882 \h</w:instrText>
        </w:r>
        <w:r>
          <w:fldChar w:fldCharType="separate"/>
        </w:r>
        <w:r w:rsidRPr="0E19781F" w:rsidR="0E19781F">
          <w:rPr>
            <w:rStyle w:val="Hyperlink"/>
          </w:rPr>
          <w:t>18</w:t>
        </w:r>
        <w:r>
          <w:fldChar w:fldCharType="end"/>
        </w:r>
      </w:hyperlink>
    </w:p>
    <w:p xmlns:wp14="http://schemas.microsoft.com/office/word/2010/wordml" w:rsidR="00C07421" w:rsidP="0E19781F" w:rsidRDefault="00C07421" w14:paraId="122261ED" wp14:textId="63328B2E">
      <w:pPr>
        <w:pStyle w:val="TOC3"/>
        <w:tabs>
          <w:tab w:val="left" w:leader="none" w:pos="1440"/>
          <w:tab w:val="right" w:leader="dot" w:pos="8775"/>
        </w:tabs>
        <w:rPr>
          <w:rFonts w:ascii="Calibri" w:hAnsi="Calibri"/>
          <w:noProof/>
          <w:sz w:val="22"/>
          <w:szCs w:val="22"/>
          <w:lang w:eastAsia="hr-HR"/>
        </w:rPr>
      </w:pPr>
      <w:hyperlink w:anchor="_Toc391412355">
        <w:r w:rsidRPr="0E19781F" w:rsidR="0E19781F">
          <w:rPr>
            <w:rStyle w:val="Hyperlink"/>
          </w:rPr>
          <w:t>4.1.1.</w:t>
        </w:r>
        <w:r>
          <w:tab/>
        </w:r>
        <w:r w:rsidRPr="0E19781F" w:rsidR="0E19781F">
          <w:rPr>
            <w:rStyle w:val="Hyperlink"/>
          </w:rPr>
          <w:t>Analiza razine pogreške</w:t>
        </w:r>
        <w:r>
          <w:tab/>
        </w:r>
        <w:r>
          <w:fldChar w:fldCharType="begin"/>
        </w:r>
        <w:r>
          <w:instrText xml:space="preserve">PAGEREF _Toc391412355 \h</w:instrText>
        </w:r>
        <w:r>
          <w:fldChar w:fldCharType="separate"/>
        </w:r>
        <w:r w:rsidRPr="0E19781F" w:rsidR="0E19781F">
          <w:rPr>
            <w:rStyle w:val="Hyperlink"/>
          </w:rPr>
          <w:t>18</w:t>
        </w:r>
        <w:r>
          <w:fldChar w:fldCharType="end"/>
        </w:r>
      </w:hyperlink>
    </w:p>
    <w:p xmlns:wp14="http://schemas.microsoft.com/office/word/2010/wordml" w:rsidR="00C07421" w:rsidP="0E19781F" w:rsidRDefault="00C07421" w14:paraId="1A504438" wp14:textId="3232E103">
      <w:pPr>
        <w:pStyle w:val="TOC3"/>
        <w:tabs>
          <w:tab w:val="left" w:leader="none" w:pos="1440"/>
          <w:tab w:val="right" w:leader="dot" w:pos="8775"/>
        </w:tabs>
        <w:rPr>
          <w:rFonts w:ascii="Calibri" w:hAnsi="Calibri"/>
          <w:noProof/>
          <w:sz w:val="22"/>
          <w:szCs w:val="22"/>
          <w:lang w:eastAsia="hr-HR"/>
        </w:rPr>
      </w:pPr>
      <w:hyperlink w:anchor="_Toc1231199211">
        <w:r w:rsidRPr="0E19781F" w:rsidR="0E19781F">
          <w:rPr>
            <w:rStyle w:val="Hyperlink"/>
          </w:rPr>
          <w:t>4.1.2.</w:t>
        </w:r>
        <w:r>
          <w:tab/>
        </w:r>
        <w:r w:rsidRPr="0E19781F" w:rsidR="0E19781F">
          <w:rPr>
            <w:rStyle w:val="Hyperlink"/>
          </w:rPr>
          <w:t>Promjena sheme boja</w:t>
        </w:r>
        <w:r>
          <w:tab/>
        </w:r>
        <w:r>
          <w:fldChar w:fldCharType="begin"/>
        </w:r>
        <w:r>
          <w:instrText xml:space="preserve">PAGEREF _Toc1231199211 \h</w:instrText>
        </w:r>
        <w:r>
          <w:fldChar w:fldCharType="separate"/>
        </w:r>
        <w:r w:rsidRPr="0E19781F" w:rsidR="0E19781F">
          <w:rPr>
            <w:rStyle w:val="Hyperlink"/>
          </w:rPr>
          <w:t>19</w:t>
        </w:r>
        <w:r>
          <w:fldChar w:fldCharType="end"/>
        </w:r>
      </w:hyperlink>
    </w:p>
    <w:p w:rsidR="2DA5C35C" w:rsidP="0E19781F" w:rsidRDefault="2DA5C35C" w14:paraId="0D8992A4" w14:textId="19638E1C">
      <w:pPr>
        <w:pStyle w:val="TOC3"/>
        <w:tabs>
          <w:tab w:val="left" w:leader="none" w:pos="1440"/>
          <w:tab w:val="right" w:leader="dot" w:pos="8775"/>
        </w:tabs>
      </w:pPr>
      <w:hyperlink w:anchor="_Toc2042496154">
        <w:r w:rsidRPr="0E19781F" w:rsidR="0E19781F">
          <w:rPr>
            <w:rStyle w:val="Hyperlink"/>
          </w:rPr>
          <w:t>4.1.3.</w:t>
        </w:r>
        <w:r>
          <w:tab/>
        </w:r>
        <w:r w:rsidRPr="0E19781F" w:rsidR="0E19781F">
          <w:rPr>
            <w:rStyle w:val="Hyperlink"/>
          </w:rPr>
          <w:t>Algoritmi za detekciju ruba</w:t>
        </w:r>
        <w:r>
          <w:tab/>
        </w:r>
        <w:r>
          <w:fldChar w:fldCharType="begin"/>
        </w:r>
        <w:r>
          <w:instrText xml:space="preserve">PAGEREF _Toc2042496154 \h</w:instrText>
        </w:r>
        <w:r>
          <w:fldChar w:fldCharType="separate"/>
        </w:r>
        <w:r w:rsidRPr="0E19781F" w:rsidR="0E19781F">
          <w:rPr>
            <w:rStyle w:val="Hyperlink"/>
          </w:rPr>
          <w:t>20</w:t>
        </w:r>
        <w:r>
          <w:fldChar w:fldCharType="end"/>
        </w:r>
      </w:hyperlink>
    </w:p>
    <w:p w:rsidR="2DA5C35C" w:rsidP="0E19781F" w:rsidRDefault="2DA5C35C" w14:paraId="1553E7CD" w14:textId="4F37DC42">
      <w:pPr>
        <w:pStyle w:val="TOC3"/>
        <w:tabs>
          <w:tab w:val="left" w:leader="none" w:pos="1440"/>
          <w:tab w:val="right" w:leader="dot" w:pos="8775"/>
        </w:tabs>
      </w:pPr>
      <w:hyperlink w:anchor="_Toc228220489">
        <w:r w:rsidRPr="0E19781F" w:rsidR="0E19781F">
          <w:rPr>
            <w:rStyle w:val="Hyperlink"/>
          </w:rPr>
          <w:t>4.1.4.</w:t>
        </w:r>
        <w:r>
          <w:tab/>
        </w:r>
        <w:r w:rsidRPr="0E19781F" w:rsidR="0E19781F">
          <w:rPr>
            <w:rStyle w:val="Hyperlink"/>
          </w:rPr>
          <w:t>Telein algoritam</w:t>
        </w:r>
        <w:r>
          <w:tab/>
        </w:r>
        <w:r>
          <w:fldChar w:fldCharType="begin"/>
        </w:r>
        <w:r>
          <w:instrText xml:space="preserve">PAGEREF _Toc228220489 \h</w:instrText>
        </w:r>
        <w:r>
          <w:fldChar w:fldCharType="separate"/>
        </w:r>
        <w:r w:rsidRPr="0E19781F" w:rsidR="0E19781F">
          <w:rPr>
            <w:rStyle w:val="Hyperlink"/>
          </w:rPr>
          <w:t>20</w:t>
        </w:r>
        <w:r>
          <w:fldChar w:fldCharType="end"/>
        </w:r>
      </w:hyperlink>
    </w:p>
    <w:p w:rsidR="5E8D87B2" w:rsidP="0E19781F" w:rsidRDefault="5E8D87B2" w14:paraId="5C03C651" w14:textId="00BE0D2D">
      <w:pPr>
        <w:pStyle w:val="TOC3"/>
        <w:tabs>
          <w:tab w:val="left" w:leader="none" w:pos="1440"/>
          <w:tab w:val="right" w:leader="dot" w:pos="8775"/>
        </w:tabs>
      </w:pPr>
      <w:hyperlink w:anchor="_Toc7048849">
        <w:r w:rsidRPr="0E19781F" w:rsidR="0E19781F">
          <w:rPr>
            <w:rStyle w:val="Hyperlink"/>
          </w:rPr>
          <w:t>4.1.5.</w:t>
        </w:r>
        <w:r>
          <w:tab/>
        </w:r>
        <w:r w:rsidRPr="0E19781F" w:rsidR="0E19781F">
          <w:rPr>
            <w:rStyle w:val="Hyperlink"/>
          </w:rPr>
          <w:t>Algoritam Navier-Stokes</w:t>
        </w:r>
        <w:r>
          <w:tab/>
        </w:r>
        <w:r>
          <w:fldChar w:fldCharType="begin"/>
        </w:r>
        <w:r>
          <w:instrText xml:space="preserve">PAGEREF _Toc7048849 \h</w:instrText>
        </w:r>
        <w:r>
          <w:fldChar w:fldCharType="separate"/>
        </w:r>
        <w:r w:rsidRPr="0E19781F" w:rsidR="0E19781F">
          <w:rPr>
            <w:rStyle w:val="Hyperlink"/>
          </w:rPr>
          <w:t>24</w:t>
        </w:r>
        <w:r>
          <w:fldChar w:fldCharType="end"/>
        </w:r>
      </w:hyperlink>
    </w:p>
    <w:p w:rsidR="5E8D87B2" w:rsidP="0E19781F" w:rsidRDefault="5E8D87B2" w14:paraId="7B2CB8E4" w14:textId="14B40BCE">
      <w:pPr>
        <w:pStyle w:val="TOC3"/>
        <w:tabs>
          <w:tab w:val="left" w:leader="none" w:pos="1440"/>
          <w:tab w:val="right" w:leader="dot" w:pos="8775"/>
        </w:tabs>
      </w:pPr>
      <w:hyperlink w:anchor="_Toc62312203">
        <w:r w:rsidRPr="0E19781F" w:rsidR="0E19781F">
          <w:rPr>
            <w:rStyle w:val="Hyperlink"/>
          </w:rPr>
          <w:t>4.1.6.</w:t>
        </w:r>
        <w:r>
          <w:tab/>
        </w:r>
        <w:r w:rsidRPr="0E19781F" w:rsidR="0E19781F">
          <w:rPr>
            <w:rStyle w:val="Hyperlink"/>
          </w:rPr>
          <w:t>PatchMatch</w:t>
        </w:r>
        <w:r>
          <w:tab/>
        </w:r>
        <w:r>
          <w:fldChar w:fldCharType="begin"/>
        </w:r>
        <w:r>
          <w:instrText xml:space="preserve">PAGEREF _Toc62312203 \h</w:instrText>
        </w:r>
        <w:r>
          <w:fldChar w:fldCharType="separate"/>
        </w:r>
        <w:r w:rsidRPr="0E19781F" w:rsidR="0E19781F">
          <w:rPr>
            <w:rStyle w:val="Hyperlink"/>
          </w:rPr>
          <w:t>24</w:t>
        </w:r>
        <w:r>
          <w:fldChar w:fldCharType="end"/>
        </w:r>
      </w:hyperlink>
    </w:p>
    <w:p w:rsidR="5E8D87B2" w:rsidP="0E19781F" w:rsidRDefault="5E8D87B2" w14:paraId="2E826AA0" w14:textId="54AF40D6">
      <w:pPr>
        <w:pStyle w:val="TOC3"/>
        <w:tabs>
          <w:tab w:val="left" w:leader="none" w:pos="1440"/>
          <w:tab w:val="right" w:leader="dot" w:pos="8775"/>
        </w:tabs>
      </w:pPr>
      <w:hyperlink w:anchor="_Toc1936407595">
        <w:r w:rsidRPr="0E19781F" w:rsidR="0E19781F">
          <w:rPr>
            <w:rStyle w:val="Hyperlink"/>
          </w:rPr>
          <w:t>4.1.7.</w:t>
        </w:r>
        <w:r>
          <w:tab/>
        </w:r>
        <w:r w:rsidRPr="0E19781F" w:rsidR="0E19781F">
          <w:rPr>
            <w:rStyle w:val="Hyperlink"/>
          </w:rPr>
          <w:t>Algoritmi poboljšanja kvalitete</w:t>
        </w:r>
        <w:r>
          <w:tab/>
        </w:r>
        <w:r>
          <w:fldChar w:fldCharType="begin"/>
        </w:r>
        <w:r>
          <w:instrText xml:space="preserve">PAGEREF _Toc1936407595 \h</w:instrText>
        </w:r>
        <w:r>
          <w:fldChar w:fldCharType="separate"/>
        </w:r>
        <w:r w:rsidRPr="0E19781F" w:rsidR="0E19781F">
          <w:rPr>
            <w:rStyle w:val="Hyperlink"/>
          </w:rPr>
          <w:t>26</w:t>
        </w:r>
        <w:r>
          <w:fldChar w:fldCharType="end"/>
        </w:r>
      </w:hyperlink>
    </w:p>
    <w:p w:rsidR="5E8D87B2" w:rsidP="0E19781F" w:rsidRDefault="5E8D87B2" w14:paraId="760A9B70" w14:textId="63EDAD38">
      <w:pPr>
        <w:pStyle w:val="TOC1"/>
        <w:tabs>
          <w:tab w:val="left" w:leader="none" w:pos="480"/>
          <w:tab w:val="right" w:leader="dot" w:pos="8775"/>
        </w:tabs>
      </w:pPr>
      <w:hyperlink w:anchor="_Toc142060165">
        <w:r w:rsidRPr="0E19781F" w:rsidR="0E19781F">
          <w:rPr>
            <w:rStyle w:val="Hyperlink"/>
          </w:rPr>
          <w:t>5.</w:t>
        </w:r>
        <w:r>
          <w:tab/>
        </w:r>
        <w:r w:rsidRPr="0E19781F" w:rsidR="0E19781F">
          <w:rPr>
            <w:rStyle w:val="Hyperlink"/>
          </w:rPr>
          <w:t>Tehnička izvedba aplikacije</w:t>
        </w:r>
        <w:r>
          <w:tab/>
        </w:r>
        <w:r>
          <w:fldChar w:fldCharType="begin"/>
        </w:r>
        <w:r>
          <w:instrText xml:space="preserve">PAGEREF _Toc142060165 \h</w:instrText>
        </w:r>
        <w:r>
          <w:fldChar w:fldCharType="separate"/>
        </w:r>
        <w:r w:rsidRPr="0E19781F" w:rsidR="0E19781F">
          <w:rPr>
            <w:rStyle w:val="Hyperlink"/>
          </w:rPr>
          <w:t>31</w:t>
        </w:r>
        <w:r>
          <w:fldChar w:fldCharType="end"/>
        </w:r>
      </w:hyperlink>
    </w:p>
    <w:p w:rsidR="5E8D87B2" w:rsidP="0E19781F" w:rsidRDefault="5E8D87B2" w14:paraId="36F63421" w14:textId="7394B518">
      <w:pPr>
        <w:pStyle w:val="TOC2"/>
        <w:tabs>
          <w:tab w:val="left" w:leader="none" w:pos="720"/>
          <w:tab w:val="right" w:leader="dot" w:pos="8775"/>
        </w:tabs>
      </w:pPr>
      <w:hyperlink w:anchor="_Toc1366142497">
        <w:r w:rsidRPr="0E19781F" w:rsidR="0E19781F">
          <w:rPr>
            <w:rStyle w:val="Hyperlink"/>
          </w:rPr>
          <w:t>5.1.</w:t>
        </w:r>
        <w:r>
          <w:tab/>
        </w:r>
        <w:r w:rsidRPr="0E19781F" w:rsidR="0E19781F">
          <w:rPr>
            <w:rStyle w:val="Hyperlink"/>
          </w:rPr>
          <w:t>Svrha alata</w:t>
        </w:r>
        <w:r>
          <w:tab/>
        </w:r>
        <w:r>
          <w:fldChar w:fldCharType="begin"/>
        </w:r>
        <w:r>
          <w:instrText xml:space="preserve">PAGEREF _Toc1366142497 \h</w:instrText>
        </w:r>
        <w:r>
          <w:fldChar w:fldCharType="separate"/>
        </w:r>
        <w:r w:rsidRPr="0E19781F" w:rsidR="0E19781F">
          <w:rPr>
            <w:rStyle w:val="Hyperlink"/>
          </w:rPr>
          <w:t>32</w:t>
        </w:r>
        <w:r>
          <w:fldChar w:fldCharType="end"/>
        </w:r>
      </w:hyperlink>
    </w:p>
    <w:p w:rsidR="5E8D87B2" w:rsidP="0E19781F" w:rsidRDefault="5E8D87B2" w14:paraId="40531308" w14:textId="3562A45A">
      <w:pPr>
        <w:pStyle w:val="TOC2"/>
        <w:tabs>
          <w:tab w:val="left" w:leader="none" w:pos="720"/>
          <w:tab w:val="right" w:leader="dot" w:pos="8775"/>
        </w:tabs>
      </w:pPr>
      <w:hyperlink w:anchor="_Toc894758057">
        <w:r w:rsidRPr="0E19781F" w:rsidR="0E19781F">
          <w:rPr>
            <w:rStyle w:val="Hyperlink"/>
          </w:rPr>
          <w:t>5.2.</w:t>
        </w:r>
        <w:r>
          <w:tab/>
        </w:r>
        <w:r w:rsidRPr="0E19781F" w:rsidR="0E19781F">
          <w:rPr>
            <w:rStyle w:val="Hyperlink"/>
          </w:rPr>
          <w:t>Implementacija alata</w:t>
        </w:r>
        <w:r>
          <w:tab/>
        </w:r>
        <w:r>
          <w:fldChar w:fldCharType="begin"/>
        </w:r>
        <w:r>
          <w:instrText xml:space="preserve">PAGEREF _Toc894758057 \h</w:instrText>
        </w:r>
        <w:r>
          <w:fldChar w:fldCharType="separate"/>
        </w:r>
        <w:r w:rsidRPr="0E19781F" w:rsidR="0E19781F">
          <w:rPr>
            <w:rStyle w:val="Hyperlink"/>
          </w:rPr>
          <w:t>33</w:t>
        </w:r>
        <w:r>
          <w:fldChar w:fldCharType="end"/>
        </w:r>
      </w:hyperlink>
    </w:p>
    <w:p w:rsidR="5E8D87B2" w:rsidP="0E19781F" w:rsidRDefault="5E8D87B2" w14:paraId="578E1944" w14:textId="2C29B900">
      <w:pPr>
        <w:pStyle w:val="TOC1"/>
        <w:tabs>
          <w:tab w:val="left" w:leader="none" w:pos="480"/>
          <w:tab w:val="right" w:leader="dot" w:pos="8775"/>
        </w:tabs>
      </w:pPr>
      <w:hyperlink w:anchor="_Toc1317948306">
        <w:r w:rsidRPr="0E19781F" w:rsidR="0E19781F">
          <w:rPr>
            <w:rStyle w:val="Hyperlink"/>
          </w:rPr>
          <w:t>6.</w:t>
        </w:r>
        <w:r>
          <w:tab/>
        </w:r>
        <w:r w:rsidRPr="0E19781F" w:rsidR="0E19781F">
          <w:rPr>
            <w:rStyle w:val="Hyperlink"/>
          </w:rPr>
          <w:t>Evaluacija</w:t>
        </w:r>
        <w:r>
          <w:tab/>
        </w:r>
        <w:r>
          <w:fldChar w:fldCharType="begin"/>
        </w:r>
        <w:r>
          <w:instrText xml:space="preserve">PAGEREF _Toc1317948306 \h</w:instrText>
        </w:r>
        <w:r>
          <w:fldChar w:fldCharType="separate"/>
        </w:r>
        <w:r w:rsidRPr="0E19781F" w:rsidR="0E19781F">
          <w:rPr>
            <w:rStyle w:val="Hyperlink"/>
          </w:rPr>
          <w:t>35</w:t>
        </w:r>
        <w:r>
          <w:fldChar w:fldCharType="end"/>
        </w:r>
      </w:hyperlink>
    </w:p>
    <w:p w:rsidR="5E8D87B2" w:rsidP="0E19781F" w:rsidRDefault="5E8D87B2" w14:paraId="4CCAEBB8" w14:textId="7A6397CA">
      <w:pPr>
        <w:pStyle w:val="TOC1"/>
        <w:tabs>
          <w:tab w:val="right" w:leader="dot" w:pos="8775"/>
        </w:tabs>
      </w:pPr>
      <w:hyperlink w:anchor="_Toc824344022">
        <w:r w:rsidRPr="0E19781F" w:rsidR="0E19781F">
          <w:rPr>
            <w:rStyle w:val="Hyperlink"/>
          </w:rPr>
          <w:t>Zaključak</w:t>
        </w:r>
        <w:r>
          <w:tab/>
        </w:r>
        <w:r>
          <w:fldChar w:fldCharType="begin"/>
        </w:r>
        <w:r>
          <w:instrText xml:space="preserve">PAGEREF _Toc824344022 \h</w:instrText>
        </w:r>
        <w:r>
          <w:fldChar w:fldCharType="separate"/>
        </w:r>
        <w:r w:rsidRPr="0E19781F" w:rsidR="0E19781F">
          <w:rPr>
            <w:rStyle w:val="Hyperlink"/>
          </w:rPr>
          <w:t>37</w:t>
        </w:r>
        <w:r>
          <w:fldChar w:fldCharType="end"/>
        </w:r>
      </w:hyperlink>
    </w:p>
    <w:p w:rsidR="0E19781F" w:rsidP="0E19781F" w:rsidRDefault="0E19781F" w14:paraId="0CE507CD" w14:textId="50CD6DAA">
      <w:pPr>
        <w:pStyle w:val="TOC1"/>
        <w:tabs>
          <w:tab w:val="right" w:leader="dot" w:pos="8775"/>
        </w:tabs>
      </w:pPr>
      <w:hyperlink w:anchor="_Toc1171818775">
        <w:r w:rsidRPr="0E19781F" w:rsidR="0E19781F">
          <w:rPr>
            <w:rStyle w:val="Hyperlink"/>
          </w:rPr>
          <w:t>Literatura</w:t>
        </w:r>
        <w:r>
          <w:tab/>
        </w:r>
        <w:r>
          <w:fldChar w:fldCharType="begin"/>
        </w:r>
        <w:r>
          <w:instrText xml:space="preserve">PAGEREF _Toc1171818775 \h</w:instrText>
        </w:r>
        <w:r>
          <w:fldChar w:fldCharType="separate"/>
        </w:r>
        <w:r w:rsidRPr="0E19781F" w:rsidR="0E19781F">
          <w:rPr>
            <w:rStyle w:val="Hyperlink"/>
          </w:rPr>
          <w:t>38</w:t>
        </w:r>
        <w:r>
          <w:fldChar w:fldCharType="end"/>
        </w:r>
      </w:hyperlink>
    </w:p>
    <w:p w:rsidR="0E19781F" w:rsidP="0E19781F" w:rsidRDefault="0E19781F" w14:paraId="4CABC653" w14:textId="41830C55">
      <w:pPr>
        <w:pStyle w:val="TOC1"/>
        <w:tabs>
          <w:tab w:val="right" w:leader="dot" w:pos="8775"/>
        </w:tabs>
      </w:pPr>
      <w:hyperlink w:anchor="_Toc98997646">
        <w:r w:rsidRPr="0E19781F" w:rsidR="0E19781F">
          <w:rPr>
            <w:rStyle w:val="Hyperlink"/>
          </w:rPr>
          <w:t>Sažetak</w:t>
        </w:r>
        <w:r>
          <w:tab/>
        </w:r>
        <w:r>
          <w:fldChar w:fldCharType="begin"/>
        </w:r>
        <w:r>
          <w:instrText xml:space="preserve">PAGEREF _Toc98997646 \h</w:instrText>
        </w:r>
        <w:r>
          <w:fldChar w:fldCharType="separate"/>
        </w:r>
        <w:r w:rsidRPr="0E19781F" w:rsidR="0E19781F">
          <w:rPr>
            <w:rStyle w:val="Hyperlink"/>
          </w:rPr>
          <w:t>41</w:t>
        </w:r>
        <w:r>
          <w:fldChar w:fldCharType="end"/>
        </w:r>
      </w:hyperlink>
    </w:p>
    <w:p w:rsidR="0E19781F" w:rsidP="0E19781F" w:rsidRDefault="0E19781F" w14:paraId="34009C6F" w14:textId="0EEF0010">
      <w:pPr>
        <w:pStyle w:val="TOC1"/>
        <w:tabs>
          <w:tab w:val="right" w:leader="dot" w:pos="8775"/>
        </w:tabs>
      </w:pPr>
      <w:hyperlink w:anchor="_Toc480930286">
        <w:r w:rsidRPr="0E19781F" w:rsidR="0E19781F">
          <w:rPr>
            <w:rStyle w:val="Hyperlink"/>
          </w:rPr>
          <w:t>Summary</w:t>
        </w:r>
        <w:r>
          <w:tab/>
        </w:r>
        <w:r>
          <w:fldChar w:fldCharType="begin"/>
        </w:r>
        <w:r>
          <w:instrText xml:space="preserve">PAGEREF _Toc480930286 \h</w:instrText>
        </w:r>
        <w:r>
          <w:fldChar w:fldCharType="separate"/>
        </w:r>
        <w:r w:rsidRPr="0E19781F" w:rsidR="0E19781F">
          <w:rPr>
            <w:rStyle w:val="Hyperlink"/>
          </w:rPr>
          <w:t>42</w:t>
        </w:r>
        <w:r>
          <w:fldChar w:fldCharType="end"/>
        </w:r>
      </w:hyperlink>
    </w:p>
    <w:p w:rsidR="0E19781F" w:rsidP="0E19781F" w:rsidRDefault="0E19781F" w14:paraId="4DDBA05A" w14:textId="678E92A6">
      <w:pPr>
        <w:pStyle w:val="TOC1"/>
        <w:tabs>
          <w:tab w:val="right" w:leader="dot" w:pos="8775"/>
        </w:tabs>
      </w:pPr>
      <w:hyperlink w:anchor="_Toc2129030500">
        <w:r w:rsidRPr="0E19781F" w:rsidR="0E19781F">
          <w:rPr>
            <w:rStyle w:val="Hyperlink"/>
          </w:rPr>
          <w:t>Privitak</w:t>
        </w:r>
        <w:r>
          <w:tab/>
        </w:r>
        <w:r>
          <w:fldChar w:fldCharType="begin"/>
        </w:r>
        <w:r>
          <w:instrText xml:space="preserve">PAGEREF _Toc2129030500 \h</w:instrText>
        </w:r>
        <w:r>
          <w:fldChar w:fldCharType="separate"/>
        </w:r>
        <w:r w:rsidRPr="0E19781F" w:rsidR="0E19781F">
          <w:rPr>
            <w:rStyle w:val="Hyperlink"/>
          </w:rPr>
          <w:t>43</w:t>
        </w:r>
        <w:r>
          <w:fldChar w:fldCharType="end"/>
        </w:r>
      </w:hyperlink>
      <w:r>
        <w:fldChar w:fldCharType="end"/>
      </w:r>
    </w:p>
    <w:p xmlns:wp14="http://schemas.microsoft.com/office/word/2010/wordml" w:rsidR="009F4605" w:rsidRDefault="003E2212" w14:paraId="3461D779" wp14:textId="77777777"/>
    <w:p xmlns:wp14="http://schemas.microsoft.com/office/word/2010/wordml" w:rsidR="009F4605" w:rsidRDefault="009F4605" w14:paraId="3CF2D8B6" wp14:textId="77777777"/>
    <w:p xmlns:wp14="http://schemas.microsoft.com/office/word/2010/wordml" w:rsidR="009F4605" w:rsidRDefault="009F4605" w14:paraId="0FB78278" wp14:textId="77777777"/>
    <w:p xmlns:wp14="http://schemas.microsoft.com/office/word/2010/wordml" w:rsidR="009F4605" w:rsidRDefault="009F4605" w14:paraId="1FC39945" wp14:textId="77777777"/>
    <w:p xmlns:wp14="http://schemas.microsoft.com/office/word/2010/wordml" w:rsidR="009F4605" w:rsidRDefault="009F4605" w14:paraId="0562CB0E" wp14:textId="77777777"/>
    <w:p xmlns:wp14="http://schemas.microsoft.com/office/word/2010/wordml" w:rsidR="009F4605" w:rsidRDefault="009F4605" w14:paraId="34CE0A41" wp14:textId="77777777"/>
    <w:p xmlns:wp14="http://schemas.microsoft.com/office/word/2010/wordml" w:rsidR="009F4605" w:rsidRDefault="009F4605" w14:paraId="62EBF3C5" wp14:textId="77777777"/>
    <w:p xmlns:wp14="http://schemas.microsoft.com/office/word/2010/wordml" w:rsidR="003E2212" w:rsidP="2469EA82" w:rsidRDefault="003E2212" wp14:textId="77777777" w14:paraId="35644511">
      <w:pPr>
        <w:pStyle w:val="Heading1"/>
        <w:numPr>
          <w:ilvl w:val="0"/>
          <w:numId w:val="0"/>
        </w:numPr>
      </w:pPr>
      <w:bookmarkStart w:name="_Toc149102743" w:id="248022871"/>
      <w:r w:rsidR="330C8D87">
        <w:rPr/>
        <w:t>Uvod</w:t>
      </w:r>
      <w:bookmarkEnd w:id="248022871"/>
    </w:p>
    <w:p xmlns:wp14="http://schemas.microsoft.com/office/word/2010/wordml" w:rsidR="003E2212" w:rsidP="2469EA82" w:rsidRDefault="003E2212" w14:paraId="54F2EB43" wp14:textId="4FEB8C4E">
      <w:pPr>
        <w:spacing w:before="0" w:beforeAutospacing="off" w:after="240" w:afterAutospacing="off"/>
        <w:jc w:val="left"/>
      </w:pPr>
      <w:r w:rsidRPr="5E8D87B2" w:rsidR="0F025704">
        <w:rPr>
          <w:rFonts w:ascii="Times New Roman" w:hAnsi="Times New Roman" w:eastAsia="Times New Roman" w:cs="Times New Roman"/>
          <w:sz w:val="24"/>
          <w:szCs w:val="24"/>
        </w:rPr>
        <w:t>Pojavom mnogobrojnih besplatnih alata za uređivanje slika postalo je značajno</w:t>
      </w:r>
      <w:r w:rsidRPr="5E8D87B2" w:rsidR="7B76A770">
        <w:rPr>
          <w:rFonts w:ascii="Times New Roman" w:hAnsi="Times New Roman" w:eastAsia="Times New Roman" w:cs="Times New Roman"/>
          <w:sz w:val="24"/>
          <w:szCs w:val="24"/>
        </w:rPr>
        <w:t xml:space="preserve"> </w:t>
      </w:r>
      <w:r w:rsidRPr="5E8D87B2" w:rsidR="0F025704">
        <w:rPr>
          <w:rFonts w:ascii="Times New Roman" w:hAnsi="Times New Roman" w:eastAsia="Times New Roman" w:cs="Times New Roman"/>
          <w:sz w:val="24"/>
          <w:szCs w:val="24"/>
        </w:rPr>
        <w:t>jednostavnije promijeniti nešto na slici</w:t>
      </w:r>
      <w:r w:rsidRPr="5E8D87B2" w:rsidR="3C057267">
        <w:rPr>
          <w:rFonts w:ascii="Times New Roman" w:hAnsi="Times New Roman" w:eastAsia="Times New Roman" w:cs="Times New Roman"/>
          <w:sz w:val="24"/>
          <w:szCs w:val="24"/>
        </w:rPr>
        <w:t>,</w:t>
      </w:r>
      <w:r w:rsidRPr="5E8D87B2" w:rsidR="0F025704">
        <w:rPr>
          <w:rFonts w:ascii="Times New Roman" w:hAnsi="Times New Roman" w:eastAsia="Times New Roman" w:cs="Times New Roman"/>
          <w:sz w:val="24"/>
          <w:szCs w:val="24"/>
        </w:rPr>
        <w:t xml:space="preserve"> a da ne ostanu vidljivi tragovi. Mnogo alata već i ima i opciju automatskog popravljanja slike tako da, čak i ako korisnik nema znanja o tome kako prikriti tragove uređivanja, alat to može odraditi za njega. Uz to, većina velikih jezičnih modela nudi opciju besplatnog generiranja (određene količine) slika koje postaju sve sličnije stvarnim slikama.</w:t>
      </w:r>
    </w:p>
    <w:p xmlns:wp14="http://schemas.microsoft.com/office/word/2010/wordml" w:rsidR="003E2212" w:rsidP="2469EA82" w:rsidRDefault="003E2212" w14:paraId="316E17CB" wp14:textId="03688012">
      <w:pPr>
        <w:spacing w:before="240" w:beforeAutospacing="off" w:after="240" w:afterAutospacing="off"/>
        <w:jc w:val="left"/>
      </w:pPr>
      <w:r w:rsidRPr="5E8D87B2" w:rsidR="0F025704">
        <w:rPr>
          <w:rFonts w:ascii="Times New Roman" w:hAnsi="Times New Roman" w:eastAsia="Times New Roman" w:cs="Times New Roman"/>
          <w:sz w:val="24"/>
          <w:szCs w:val="24"/>
        </w:rPr>
        <w:t>Iz tih razloga utvrđivanje vjerodostojnost digitalne slike postaje sve teže. Neovisno o tome je li riječ o potpuno generiranoj slici ili o djelomično izmijenjenoj, ona se smatra nevažećom ako joj je značenje izmijenjeno. Forenzika digitalnih slika iz tog razloga iznimno dobiva na važnosti. Utvrđivanje vjerodostojnosti slike najčešće se zahtijeva ako se slika želi uzeti kao dokaz na sudu, no ono za svakodnevni život može biti vrlo korisno. Primjerice, u nekim situacijama nije potrebno nositi fizičku presliku osobne iskaznice, već se ona fotografira i pošalje. Objave na internetu o udarnim vijestima imaju veću vrijednost ako su potkrijepljene lažnim slikama, no većina čitatelja beskompromisno vjeruje tim slikama i ne sumnja na to da su možda lažirane. Već iz ova dva primjera vidljivo je koliko je važno moći utvrditi da su slike koje se šalju internetom izvorne i da im semantika nije promijenjena.</w:t>
      </w:r>
    </w:p>
    <w:p xmlns:wp14="http://schemas.microsoft.com/office/word/2010/wordml" w:rsidR="003E2212" w:rsidP="2469EA82" w:rsidRDefault="003E2212" w14:paraId="0849DE07" wp14:textId="0881897F">
      <w:pPr>
        <w:spacing w:before="240" w:beforeAutospacing="off" w:after="240" w:afterAutospacing="off"/>
        <w:jc w:val="left"/>
      </w:pPr>
      <w:r w:rsidRPr="5E8D87B2" w:rsidR="0F025704">
        <w:rPr>
          <w:rFonts w:ascii="Times New Roman" w:hAnsi="Times New Roman" w:eastAsia="Times New Roman" w:cs="Times New Roman"/>
          <w:sz w:val="24"/>
          <w:szCs w:val="24"/>
        </w:rPr>
        <w:t xml:space="preserve">Drugi problem je taj što digitalna slika može biti izvorna i istinita, ali namjerno oštećena kako bi se njezina interpretacija otežala. Primjerice, slika može biti namjerno smanjene kvalitete, </w:t>
      </w:r>
      <w:r w:rsidRPr="5E8D87B2" w:rsidR="0F025704">
        <w:rPr>
          <w:rFonts w:ascii="Times New Roman" w:hAnsi="Times New Roman" w:eastAsia="Times New Roman" w:cs="Times New Roman"/>
          <w:sz w:val="24"/>
          <w:szCs w:val="24"/>
        </w:rPr>
        <w:t>prešarana</w:t>
      </w:r>
      <w:r w:rsidRPr="5E8D87B2" w:rsidR="0F025704">
        <w:rPr>
          <w:rFonts w:ascii="Times New Roman" w:hAnsi="Times New Roman" w:eastAsia="Times New Roman" w:cs="Times New Roman"/>
          <w:sz w:val="24"/>
          <w:szCs w:val="24"/>
        </w:rPr>
        <w:t>, smanjenog kontrasta i slično. Uzevši isti primjer slike kao dokaza na sudu, ako se ona želi koristiti kao dokaz, osim što mora biti dokazano autentična, forenzičar mora biti u mogućnosti interpretirati sliku da bi utvrdio njezino značenje. Zato je osim utvrđivanja vjerodostojnosti slike važno imati mogućnost u potpunosti ili djelomično popraviti oštećenja na slici. Iako je teško u potpunosti vratiti sliku u izvorno stanje, svaki pokušaj popravka može pomoći u ispravnoj interpretaciji slike.</w:t>
      </w:r>
    </w:p>
    <w:p xmlns:wp14="http://schemas.microsoft.com/office/word/2010/wordml" w:rsidR="003E2212" w:rsidP="0E19781F" w:rsidRDefault="003E2212" w14:paraId="33CDC108" wp14:textId="332D4165">
      <w:pPr>
        <w:pStyle w:val="Normal"/>
        <w:spacing w:before="240" w:beforeAutospacing="off" w:after="240" w:afterAutospacing="off"/>
        <w:jc w:val="left"/>
        <w:rPr>
          <w:rFonts w:ascii="Times New Roman" w:hAnsi="Times New Roman" w:eastAsia="Times New Roman" w:cs="Times New Roman"/>
          <w:noProof w:val="0"/>
          <w:sz w:val="24"/>
          <w:szCs w:val="24"/>
          <w:lang w:val="hr-HR"/>
        </w:rPr>
      </w:pPr>
      <w:r w:rsidRPr="0E19781F" w:rsidR="0F025704">
        <w:rPr>
          <w:rFonts w:ascii="Times New Roman" w:hAnsi="Times New Roman" w:eastAsia="Times New Roman" w:cs="Times New Roman"/>
          <w:sz w:val="24"/>
          <w:szCs w:val="24"/>
        </w:rPr>
        <w:t xml:space="preserve">Programski alat koji je napravljen u sklopu ovog diplomskog rada nastoji objediniti obje zadaće. Prvi dio alata bavi se prepoznavanjem izmjene na slici, a drugi djelomičnim ili potpunim vraćanjem u prvobitno stanje. Većina alata koji su dostupni obuhvaćaju samo jednu od te dvije zadaće i rijetko se javlja više od jednog algoritma. S forenzičke strane vrlo je važno </w:t>
      </w:r>
      <w:r w:rsidRPr="0E19781F" w:rsidR="0F025704">
        <w:rPr>
          <w:rFonts w:ascii="Times New Roman" w:hAnsi="Times New Roman" w:eastAsia="Times New Roman" w:cs="Times New Roman"/>
          <w:sz w:val="24"/>
          <w:szCs w:val="24"/>
        </w:rPr>
        <w:t>validirati</w:t>
      </w:r>
      <w:r w:rsidRPr="0E19781F" w:rsidR="0F025704">
        <w:rPr>
          <w:rFonts w:ascii="Times New Roman" w:hAnsi="Times New Roman" w:eastAsia="Times New Roman" w:cs="Times New Roman"/>
          <w:sz w:val="24"/>
          <w:szCs w:val="24"/>
        </w:rPr>
        <w:t xml:space="preserve"> rezultate dobivene jednim alatom tako što se provjere barem s još jednim. Osim toga, cilj alata bio je pokriti čim veći raspon oštećenja.</w:t>
      </w:r>
      <w:commentRangeStart w:id="1044192587"/>
      <w:r w:rsidRPr="0E19781F" w:rsidR="0F025704">
        <w:rPr>
          <w:rFonts w:ascii="Times New Roman" w:hAnsi="Times New Roman" w:eastAsia="Times New Roman" w:cs="Times New Roman"/>
          <w:sz w:val="24"/>
          <w:szCs w:val="24"/>
        </w:rPr>
        <w:t xml:space="preserve"> </w:t>
      </w:r>
      <w:r w:rsidRPr="0E19781F" w:rsidR="077F28D1">
        <w:rPr>
          <w:rFonts w:ascii="Times New Roman" w:hAnsi="Times New Roman" w:eastAsia="Times New Roman" w:cs="Times New Roman"/>
          <w:noProof w:val="0"/>
          <w:sz w:val="24"/>
          <w:szCs w:val="24"/>
          <w:lang w:val="hr-HR"/>
        </w:rPr>
        <w:t xml:space="preserve">Za implementaciju algoritama većinski su korištene gotove implementacije ili biblioteke, a njihovi izvori navedeni su u izvornom kodu. Svaku od njih bilo je potrebno prilagoditi za višu verziju Pythona te uskladiti primanje parametara i slične detalje da bi aplikacija funkcionirala kao cjelina. Alat ima i grafičko sučelje koje olakšava korištenje </w:t>
      </w:r>
      <w:r w:rsidRPr="0E19781F" w:rsidR="077F28D1">
        <w:rPr>
          <w:rFonts w:ascii="Times New Roman" w:hAnsi="Times New Roman" w:eastAsia="Times New Roman" w:cs="Times New Roman"/>
          <w:noProof w:val="0"/>
          <w:sz w:val="24"/>
          <w:szCs w:val="24"/>
          <w:lang w:val="hr-HR"/>
        </w:rPr>
        <w:t>netehničkom</w:t>
      </w:r>
      <w:r w:rsidRPr="0E19781F" w:rsidR="077F28D1">
        <w:rPr>
          <w:rFonts w:ascii="Times New Roman" w:hAnsi="Times New Roman" w:eastAsia="Times New Roman" w:cs="Times New Roman"/>
          <w:noProof w:val="0"/>
          <w:sz w:val="24"/>
          <w:szCs w:val="24"/>
          <w:lang w:val="hr-HR"/>
        </w:rPr>
        <w:t xml:space="preserve"> osoblju. U slučaju korištenja grafičkog sučelja, korisnik ima napisane sugestije oko biranja vrijednosti parametara koje su proizašle kao rezultat testiranja ove aplikacije u </w:t>
      </w:r>
      <w:r>
        <w:fldChar w:fldCharType="begin"/>
      </w:r>
      <w:r>
        <w:instrText xml:space="preserve">HYPERLINK  \l  "_Tehnički_detalji" </w:instrText>
      </w:r>
      <w:r>
        <w:fldChar w:fldCharType="separate"/>
      </w:r>
      <w:r w:rsidRPr="0E19781F" w:rsidR="077F28D1">
        <w:rPr>
          <w:rStyle w:val="Hyperlink"/>
          <w:rFonts w:ascii="Times New Roman" w:hAnsi="Times New Roman" w:eastAsia="Times New Roman" w:cs="Times New Roman"/>
          <w:noProof w:val="0"/>
          <w:sz w:val="24"/>
          <w:szCs w:val="24"/>
          <w:lang w:val="hr-HR"/>
        </w:rPr>
        <w:t>poglavlju 5</w:t>
      </w:r>
      <w:r>
        <w:fldChar w:fldCharType="end"/>
      </w:r>
      <w:r w:rsidRPr="0E19781F" w:rsidR="077F28D1">
        <w:rPr>
          <w:rFonts w:ascii="Times New Roman" w:hAnsi="Times New Roman" w:eastAsia="Times New Roman" w:cs="Times New Roman"/>
          <w:noProof w:val="0"/>
          <w:sz w:val="24"/>
          <w:szCs w:val="24"/>
          <w:lang w:val="hr-HR"/>
        </w:rPr>
        <w:t>.</w:t>
      </w:r>
      <w:commentRangeEnd w:id="1044192587"/>
      <w:r>
        <w:rPr>
          <w:rStyle w:val="CommentReference"/>
        </w:rPr>
        <w:commentReference w:id="1044192587"/>
      </w:r>
    </w:p>
    <w:p xmlns:wp14="http://schemas.microsoft.com/office/word/2010/wordml" w:rsidR="003E2212" w:rsidP="2469EA82" w:rsidRDefault="003E2212" w14:paraId="2BECB843" wp14:textId="76D8227A">
      <w:pPr>
        <w:spacing w:before="240" w:beforeAutospacing="off" w:after="240" w:afterAutospacing="off"/>
        <w:jc w:val="left"/>
        <w:rPr>
          <w:rFonts w:ascii="Times New Roman" w:hAnsi="Times New Roman" w:eastAsia="Times New Roman" w:cs="Times New Roman"/>
          <w:noProof w:val="0"/>
          <w:sz w:val="24"/>
          <w:szCs w:val="24"/>
          <w:lang w:val="hr-HR"/>
        </w:rPr>
      </w:pPr>
    </w:p>
    <w:p xmlns:wp14="http://schemas.microsoft.com/office/word/2010/wordml" w:rsidR="003E2212" w:rsidP="2469EA82" w:rsidRDefault="003E2212" w14:paraId="1FEA88B8" wp14:textId="5B381C38">
      <w:pPr>
        <w:spacing w:before="240" w:beforeAutospacing="off" w:after="240" w:afterAutospacing="off"/>
        <w:jc w:val="left"/>
        <w:rPr>
          <w:rFonts w:ascii="Times New Roman" w:hAnsi="Times New Roman" w:eastAsia="Times New Roman" w:cs="Times New Roman"/>
          <w:noProof w:val="0"/>
          <w:sz w:val="24"/>
          <w:szCs w:val="24"/>
          <w:lang w:val="hr-HR"/>
        </w:rPr>
      </w:pPr>
    </w:p>
    <w:p xmlns:wp14="http://schemas.microsoft.com/office/word/2010/wordml" w:rsidR="003E2212" w:rsidRDefault="003E2212" w14:paraId="110FFD37" wp14:textId="452CA9C3">
      <w:pPr>
        <w:jc w:val="left"/>
        <w:sectPr w:rsidR="003E2212" w:rsidSect="006900E8">
          <w:footerReference w:type="first" r:id="rId14"/>
          <w:pgSz w:w="11907" w:h="16840" w:orient="portrait" w:code="9"/>
          <w:pgMar w:top="1418" w:right="1418" w:bottom="1418" w:left="1701" w:header="851" w:footer="567" w:gutter="0"/>
          <w:pgNumType w:fmt="lowerRoman"/>
          <w:cols w:space="708"/>
          <w:titlePg/>
          <w:docGrid w:linePitch="360"/>
        </w:sectPr>
      </w:pPr>
    </w:p>
    <w:p xmlns:wp14="http://schemas.microsoft.com/office/word/2010/wordml" w:rsidR="003E2212" w:rsidP="5E8D87B2" w:rsidRDefault="003E2212" w14:paraId="55C79D55" wp14:textId="36B2F8ED">
      <w:pPr>
        <w:pStyle w:val="Heading1"/>
        <w:rPr/>
      </w:pPr>
      <w:bookmarkStart w:name="_Toc996618216" w:id="161822290"/>
      <w:r w:rsidR="7E03F26A">
        <w:rPr/>
        <w:t>Izmjene na slikama</w:t>
      </w:r>
      <w:bookmarkEnd w:id="161822290"/>
    </w:p>
    <w:p w:rsidR="7E03F26A" w:rsidP="2DA5C35C" w:rsidRDefault="7E03F26A" w14:paraId="766F757C" w14:textId="75555C1C">
      <w:pPr>
        <w:spacing w:before="0" w:beforeAutospacing="off" w:after="240" w:afterAutospacing="off"/>
      </w:pPr>
      <w:r w:rsidRPr="5E8D87B2" w:rsidR="7E03F26A">
        <w:rPr>
          <w:rFonts w:ascii="Times New Roman" w:hAnsi="Times New Roman" w:eastAsia="Times New Roman" w:cs="Times New Roman"/>
          <w:sz w:val="24"/>
          <w:szCs w:val="24"/>
        </w:rPr>
        <w:t xml:space="preserve">Manipuliranje slikom (engl. </w:t>
      </w:r>
      <w:r w:rsidRPr="5E8D87B2" w:rsidR="7E03F26A">
        <w:rPr>
          <w:rFonts w:ascii="Times New Roman" w:hAnsi="Times New Roman" w:eastAsia="Times New Roman" w:cs="Times New Roman"/>
          <w:i w:val="1"/>
          <w:iCs w:val="1"/>
          <w:sz w:val="24"/>
          <w:szCs w:val="24"/>
        </w:rPr>
        <w:t>image</w:t>
      </w:r>
      <w:r w:rsidRPr="5E8D87B2" w:rsidR="7E03F26A">
        <w:rPr>
          <w:rFonts w:ascii="Times New Roman" w:hAnsi="Times New Roman" w:eastAsia="Times New Roman" w:cs="Times New Roman"/>
          <w:i w:val="1"/>
          <w:iCs w:val="1"/>
          <w:sz w:val="24"/>
          <w:szCs w:val="24"/>
        </w:rPr>
        <w:t xml:space="preserve"> </w:t>
      </w:r>
      <w:r w:rsidRPr="5E8D87B2" w:rsidR="7E03F26A">
        <w:rPr>
          <w:rFonts w:ascii="Times New Roman" w:hAnsi="Times New Roman" w:eastAsia="Times New Roman" w:cs="Times New Roman"/>
          <w:i w:val="1"/>
          <w:iCs w:val="1"/>
          <w:sz w:val="24"/>
          <w:szCs w:val="24"/>
        </w:rPr>
        <w:t>manipulation</w:t>
      </w:r>
      <w:r w:rsidRPr="5E8D87B2" w:rsidR="7E03F26A">
        <w:rPr>
          <w:rFonts w:ascii="Times New Roman" w:hAnsi="Times New Roman" w:eastAsia="Times New Roman" w:cs="Times New Roman"/>
          <w:sz w:val="24"/>
          <w:szCs w:val="24"/>
        </w:rPr>
        <w:t>) odnosi se na bilo koju radnju nad digitalnom slikom koristeći alat za uređivanje slika ili neki digitalni uređaj. Postoji više kategorija manipuliranja digitalnom slikom: [1]</w:t>
      </w:r>
    </w:p>
    <w:p w:rsidR="7E03F26A" w:rsidP="2DA5C35C" w:rsidRDefault="7E03F26A" w14:paraId="4C2B03B1" w14:textId="55EA98F2">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hr-HR"/>
        </w:rPr>
      </w:pPr>
      <w:r w:rsidRPr="5E8D87B2" w:rsidR="7E03F26A">
        <w:rPr>
          <w:rFonts w:ascii="Times New Roman" w:hAnsi="Times New Roman" w:eastAsia="Times New Roman" w:cs="Times New Roman"/>
          <w:sz w:val="24"/>
          <w:szCs w:val="24"/>
        </w:rPr>
        <w:t xml:space="preserve">lažiranje slika (engl. </w:t>
      </w:r>
      <w:r w:rsidRPr="5E8D87B2" w:rsidR="7E03F26A">
        <w:rPr>
          <w:rFonts w:ascii="Times New Roman" w:hAnsi="Times New Roman" w:eastAsia="Times New Roman" w:cs="Times New Roman"/>
          <w:i w:val="1"/>
          <w:iCs w:val="1"/>
          <w:sz w:val="24"/>
          <w:szCs w:val="24"/>
        </w:rPr>
        <w:t>image</w:t>
      </w:r>
      <w:r w:rsidRPr="5E8D87B2" w:rsidR="7E03F26A">
        <w:rPr>
          <w:rFonts w:ascii="Times New Roman" w:hAnsi="Times New Roman" w:eastAsia="Times New Roman" w:cs="Times New Roman"/>
          <w:i w:val="1"/>
          <w:iCs w:val="1"/>
          <w:sz w:val="24"/>
          <w:szCs w:val="24"/>
        </w:rPr>
        <w:t xml:space="preserve"> </w:t>
      </w:r>
      <w:r w:rsidRPr="5E8D87B2" w:rsidR="7E03F26A">
        <w:rPr>
          <w:rFonts w:ascii="Times New Roman" w:hAnsi="Times New Roman" w:eastAsia="Times New Roman" w:cs="Times New Roman"/>
          <w:i w:val="1"/>
          <w:iCs w:val="1"/>
          <w:sz w:val="24"/>
          <w:szCs w:val="24"/>
        </w:rPr>
        <w:t>forgery</w:t>
      </w:r>
      <w:r w:rsidRPr="5E8D87B2" w:rsidR="7E03F26A">
        <w:rPr>
          <w:rFonts w:ascii="Times New Roman" w:hAnsi="Times New Roman" w:eastAsia="Times New Roman" w:cs="Times New Roman"/>
          <w:sz w:val="24"/>
          <w:szCs w:val="24"/>
        </w:rPr>
        <w:t>)</w:t>
      </w:r>
    </w:p>
    <w:p w:rsidR="7E03F26A" w:rsidP="2DA5C35C" w:rsidRDefault="7E03F26A" w14:paraId="7427D8F5" w14:textId="5A2571EF">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hr-HR"/>
        </w:rPr>
      </w:pPr>
      <w:r w:rsidRPr="5E8D87B2" w:rsidR="7E03F26A">
        <w:rPr>
          <w:rFonts w:ascii="Times New Roman" w:hAnsi="Times New Roman" w:eastAsia="Times New Roman" w:cs="Times New Roman"/>
          <w:sz w:val="24"/>
          <w:szCs w:val="24"/>
        </w:rPr>
        <w:t xml:space="preserve">generiranje slika (engl. </w:t>
      </w:r>
      <w:r w:rsidRPr="5E8D87B2" w:rsidR="7E03F26A">
        <w:rPr>
          <w:rFonts w:ascii="Times New Roman" w:hAnsi="Times New Roman" w:eastAsia="Times New Roman" w:cs="Times New Roman"/>
          <w:i w:val="1"/>
          <w:iCs w:val="1"/>
          <w:sz w:val="24"/>
          <w:szCs w:val="24"/>
        </w:rPr>
        <w:t>image</w:t>
      </w:r>
      <w:r w:rsidRPr="5E8D87B2" w:rsidR="7E03F26A">
        <w:rPr>
          <w:rFonts w:ascii="Times New Roman" w:hAnsi="Times New Roman" w:eastAsia="Times New Roman" w:cs="Times New Roman"/>
          <w:i w:val="1"/>
          <w:iCs w:val="1"/>
          <w:sz w:val="24"/>
          <w:szCs w:val="24"/>
        </w:rPr>
        <w:t xml:space="preserve"> </w:t>
      </w:r>
      <w:r w:rsidRPr="5E8D87B2" w:rsidR="7E03F26A">
        <w:rPr>
          <w:rFonts w:ascii="Times New Roman" w:hAnsi="Times New Roman" w:eastAsia="Times New Roman" w:cs="Times New Roman"/>
          <w:i w:val="1"/>
          <w:iCs w:val="1"/>
          <w:sz w:val="24"/>
          <w:szCs w:val="24"/>
        </w:rPr>
        <w:t>generating</w:t>
      </w:r>
      <w:r w:rsidRPr="5E8D87B2" w:rsidR="7E03F26A">
        <w:rPr>
          <w:rFonts w:ascii="Times New Roman" w:hAnsi="Times New Roman" w:eastAsia="Times New Roman" w:cs="Times New Roman"/>
          <w:sz w:val="24"/>
          <w:szCs w:val="24"/>
        </w:rPr>
        <w:t>)</w:t>
      </w:r>
    </w:p>
    <w:p w:rsidR="7E03F26A" w:rsidP="2DA5C35C" w:rsidRDefault="7E03F26A" w14:paraId="0D8A851E" w14:textId="34BC7E7D">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hr-HR"/>
        </w:rPr>
      </w:pPr>
      <w:r w:rsidRPr="5E8D87B2" w:rsidR="7E03F26A">
        <w:rPr>
          <w:rFonts w:ascii="Times New Roman" w:hAnsi="Times New Roman" w:eastAsia="Times New Roman" w:cs="Times New Roman"/>
          <w:sz w:val="24"/>
          <w:szCs w:val="24"/>
        </w:rPr>
        <w:t>steganografija</w:t>
      </w:r>
      <w:r w:rsidRPr="5E8D87B2" w:rsidR="7E03F26A">
        <w:rPr>
          <w:rFonts w:ascii="Times New Roman" w:hAnsi="Times New Roman" w:eastAsia="Times New Roman" w:cs="Times New Roman"/>
          <w:sz w:val="24"/>
          <w:szCs w:val="24"/>
        </w:rPr>
        <w:t xml:space="preserve"> (engl. </w:t>
      </w:r>
      <w:r w:rsidRPr="5E8D87B2" w:rsidR="7E03F26A">
        <w:rPr>
          <w:rFonts w:ascii="Times New Roman" w:hAnsi="Times New Roman" w:eastAsia="Times New Roman" w:cs="Times New Roman"/>
          <w:i w:val="1"/>
          <w:iCs w:val="1"/>
          <w:sz w:val="24"/>
          <w:szCs w:val="24"/>
        </w:rPr>
        <w:t>image</w:t>
      </w:r>
      <w:r w:rsidRPr="5E8D87B2" w:rsidR="7E03F26A">
        <w:rPr>
          <w:rFonts w:ascii="Times New Roman" w:hAnsi="Times New Roman" w:eastAsia="Times New Roman" w:cs="Times New Roman"/>
          <w:i w:val="1"/>
          <w:iCs w:val="1"/>
          <w:sz w:val="24"/>
          <w:szCs w:val="24"/>
        </w:rPr>
        <w:t xml:space="preserve"> </w:t>
      </w:r>
      <w:r w:rsidRPr="5E8D87B2" w:rsidR="7E03F26A">
        <w:rPr>
          <w:rFonts w:ascii="Times New Roman" w:hAnsi="Times New Roman" w:eastAsia="Times New Roman" w:cs="Times New Roman"/>
          <w:i w:val="1"/>
          <w:iCs w:val="1"/>
          <w:sz w:val="24"/>
          <w:szCs w:val="24"/>
        </w:rPr>
        <w:t>steganography</w:t>
      </w:r>
      <w:r w:rsidRPr="5E8D87B2" w:rsidR="7E03F26A">
        <w:rPr>
          <w:rFonts w:ascii="Times New Roman" w:hAnsi="Times New Roman" w:eastAsia="Times New Roman" w:cs="Times New Roman"/>
          <w:sz w:val="24"/>
          <w:szCs w:val="24"/>
        </w:rPr>
        <w:t>)</w:t>
      </w:r>
    </w:p>
    <w:p w:rsidR="7E03F26A" w:rsidP="2DA5C35C" w:rsidRDefault="7E03F26A" w14:paraId="382085AD" w14:textId="67E887D3">
      <w:pPr>
        <w:spacing w:before="240" w:beforeAutospacing="off" w:after="240" w:afterAutospacing="off"/>
      </w:pPr>
      <w:r w:rsidRPr="5E8D87B2" w:rsidR="7E03F26A">
        <w:rPr>
          <w:rFonts w:ascii="Times New Roman" w:hAnsi="Times New Roman" w:eastAsia="Times New Roman" w:cs="Times New Roman"/>
          <w:b w:val="1"/>
          <w:bCs w:val="1"/>
          <w:sz w:val="24"/>
          <w:szCs w:val="24"/>
        </w:rPr>
        <w:t>Lažiranje slika</w:t>
      </w:r>
      <w:r w:rsidRPr="5E8D87B2" w:rsidR="7E03F26A">
        <w:rPr>
          <w:rFonts w:ascii="Times New Roman" w:hAnsi="Times New Roman" w:eastAsia="Times New Roman" w:cs="Times New Roman"/>
          <w:sz w:val="24"/>
          <w:szCs w:val="24"/>
        </w:rPr>
        <w:t xml:space="preserve"> obuhvaća sve radnje koje kreiraju lažni grafički sadržaj sa svrhom stvaranja zablude oko nekog prošlog događaja. Poseban slučaj lažiranja slika su </w:t>
      </w:r>
      <w:r w:rsidRPr="5E8D87B2" w:rsidR="7E03F26A">
        <w:rPr>
          <w:rFonts w:ascii="Times New Roman" w:hAnsi="Times New Roman" w:eastAsia="Times New Roman" w:cs="Times New Roman"/>
          <w:b w:val="1"/>
          <w:bCs w:val="1"/>
          <w:sz w:val="24"/>
          <w:szCs w:val="24"/>
        </w:rPr>
        <w:t>izmjene nad slikama</w:t>
      </w:r>
      <w:r w:rsidRPr="5E8D87B2" w:rsidR="7E03F26A">
        <w:rPr>
          <w:rFonts w:ascii="Times New Roman" w:hAnsi="Times New Roman" w:eastAsia="Times New Roman" w:cs="Times New Roman"/>
          <w:sz w:val="24"/>
          <w:szCs w:val="24"/>
        </w:rPr>
        <w:t xml:space="preserve"> (engl. </w:t>
      </w:r>
      <w:r w:rsidRPr="5E8D87B2" w:rsidR="7E03F26A">
        <w:rPr>
          <w:rFonts w:ascii="Times New Roman" w:hAnsi="Times New Roman" w:eastAsia="Times New Roman" w:cs="Times New Roman"/>
          <w:i w:val="1"/>
          <w:iCs w:val="1"/>
          <w:sz w:val="24"/>
          <w:szCs w:val="24"/>
        </w:rPr>
        <w:t>image</w:t>
      </w:r>
      <w:r w:rsidRPr="5E8D87B2" w:rsidR="7E03F26A">
        <w:rPr>
          <w:rFonts w:ascii="Times New Roman" w:hAnsi="Times New Roman" w:eastAsia="Times New Roman" w:cs="Times New Roman"/>
          <w:i w:val="1"/>
          <w:iCs w:val="1"/>
          <w:sz w:val="24"/>
          <w:szCs w:val="24"/>
        </w:rPr>
        <w:t xml:space="preserve"> </w:t>
      </w:r>
      <w:r w:rsidRPr="5E8D87B2" w:rsidR="7E03F26A">
        <w:rPr>
          <w:rFonts w:ascii="Times New Roman" w:hAnsi="Times New Roman" w:eastAsia="Times New Roman" w:cs="Times New Roman"/>
          <w:i w:val="1"/>
          <w:iCs w:val="1"/>
          <w:sz w:val="24"/>
          <w:szCs w:val="24"/>
        </w:rPr>
        <w:t>tampering</w:t>
      </w:r>
      <w:r w:rsidRPr="5E8D87B2" w:rsidR="7E03F26A">
        <w:rPr>
          <w:rFonts w:ascii="Times New Roman" w:hAnsi="Times New Roman" w:eastAsia="Times New Roman" w:cs="Times New Roman"/>
          <w:sz w:val="24"/>
          <w:szCs w:val="24"/>
        </w:rPr>
        <w:t>) koje mijenja samo određene dijelove slike.</w:t>
      </w:r>
    </w:p>
    <w:p w:rsidR="7E03F26A" w:rsidP="2DA5C35C" w:rsidRDefault="7E03F26A" w14:paraId="7D1E1DF3" w14:textId="05E484DA">
      <w:pPr>
        <w:spacing w:before="240" w:beforeAutospacing="off" w:after="240" w:afterAutospacing="off"/>
      </w:pPr>
      <w:r w:rsidRPr="5E8D87B2" w:rsidR="7E03F26A">
        <w:rPr>
          <w:rFonts w:ascii="Times New Roman" w:hAnsi="Times New Roman" w:eastAsia="Times New Roman" w:cs="Times New Roman"/>
          <w:b w:val="1"/>
          <w:bCs w:val="1"/>
          <w:sz w:val="24"/>
          <w:szCs w:val="24"/>
        </w:rPr>
        <w:t>Generiranje slika</w:t>
      </w:r>
      <w:r w:rsidRPr="5E8D87B2" w:rsidR="7E03F26A">
        <w:rPr>
          <w:rFonts w:ascii="Times New Roman" w:hAnsi="Times New Roman" w:eastAsia="Times New Roman" w:cs="Times New Roman"/>
          <w:sz w:val="24"/>
          <w:szCs w:val="24"/>
        </w:rPr>
        <w:t xml:space="preserve"> je stvaranje slika koje su u cijelosti ili djelomično stvorene računalno. Generiranje slika djelomično može spadati pod lažiranje slika ako je namjera generirane slike bila obmanuti onoga tko ju vidi, no ta dva pojma ne mogu se poistovjetiti. Ponekad se slike generiraju s legitimni razlogom, primjerice da bi se vizualizirala neka ideja, da bi se napravio neki sadržaj za zabavu drugih i sl. No, čak i ako je samo dio slike generiran i taj dio mijenja značenje slike, slika se smatra lažiranom.</w:t>
      </w:r>
    </w:p>
    <w:p w:rsidR="7E03F26A" w:rsidP="2DA5C35C" w:rsidRDefault="7E03F26A" w14:paraId="3BE7F558" w14:textId="38F63E3A">
      <w:pPr>
        <w:spacing w:before="240" w:beforeAutospacing="off" w:after="240" w:afterAutospacing="off"/>
      </w:pPr>
      <w:r w:rsidRPr="5E8D87B2" w:rsidR="7E03F26A">
        <w:rPr>
          <w:rFonts w:ascii="Times New Roman" w:hAnsi="Times New Roman" w:eastAsia="Times New Roman" w:cs="Times New Roman"/>
          <w:b w:val="1"/>
          <w:bCs w:val="1"/>
          <w:sz w:val="24"/>
          <w:szCs w:val="24"/>
        </w:rPr>
        <w:t>Steganografija</w:t>
      </w:r>
      <w:r w:rsidRPr="5E8D87B2" w:rsidR="7E03F26A">
        <w:rPr>
          <w:rFonts w:ascii="Times New Roman" w:hAnsi="Times New Roman" w:eastAsia="Times New Roman" w:cs="Times New Roman"/>
          <w:sz w:val="24"/>
          <w:szCs w:val="24"/>
        </w:rPr>
        <w:t xml:space="preserve"> obuhvaća tehnike ubacivanja skrivenih poruka u bilo koji digitalni sadržaj, pa time i u sliku. Za razliku od lažiranja slika koje namjerno želi prenijeti lažnu poruku svima koji ju vide, slike nad kojima je provedena </w:t>
      </w:r>
      <w:r w:rsidRPr="5E8D87B2" w:rsidR="7E03F26A">
        <w:rPr>
          <w:rFonts w:ascii="Times New Roman" w:hAnsi="Times New Roman" w:eastAsia="Times New Roman" w:cs="Times New Roman"/>
          <w:sz w:val="24"/>
          <w:szCs w:val="24"/>
        </w:rPr>
        <w:t>steganografija</w:t>
      </w:r>
      <w:r w:rsidRPr="5E8D87B2" w:rsidR="7E03F26A">
        <w:rPr>
          <w:rFonts w:ascii="Times New Roman" w:hAnsi="Times New Roman" w:eastAsia="Times New Roman" w:cs="Times New Roman"/>
          <w:sz w:val="24"/>
          <w:szCs w:val="24"/>
        </w:rPr>
        <w:t xml:space="preserve"> prenose poruku u tajnosti i žele samo za određenu osobu ili više njih da ju pročitaju. </w:t>
      </w:r>
      <w:r w:rsidRPr="5E8D87B2" w:rsidR="7E03F26A">
        <w:rPr>
          <w:rFonts w:ascii="Times New Roman" w:hAnsi="Times New Roman" w:eastAsia="Times New Roman" w:cs="Times New Roman"/>
          <w:sz w:val="24"/>
          <w:szCs w:val="24"/>
        </w:rPr>
        <w:t>Steganografija</w:t>
      </w:r>
      <w:r w:rsidRPr="5E8D87B2" w:rsidR="7E03F26A">
        <w:rPr>
          <w:rFonts w:ascii="Times New Roman" w:hAnsi="Times New Roman" w:eastAsia="Times New Roman" w:cs="Times New Roman"/>
          <w:sz w:val="24"/>
          <w:szCs w:val="24"/>
        </w:rPr>
        <w:t xml:space="preserve"> ne radi probleme u interpretaciji slike zato što nije vidljiva ljudskim okom i njezin cilj nije promijeniti značenje slike za prosječnog promatrača, već samo za nekog specifičnog kome je poruka poslana.</w:t>
      </w:r>
    </w:p>
    <w:p w:rsidR="7E03F26A" w:rsidP="2DA5C35C" w:rsidRDefault="7E03F26A" w14:paraId="2C92FF6D" w14:textId="4A529819">
      <w:pPr>
        <w:spacing w:before="240" w:beforeAutospacing="off" w:after="240" w:afterAutospacing="off"/>
      </w:pPr>
      <w:r w:rsidRPr="34770055" w:rsidR="7E03F26A">
        <w:rPr>
          <w:rFonts w:ascii="Times New Roman" w:hAnsi="Times New Roman" w:eastAsia="Times New Roman" w:cs="Times New Roman"/>
          <w:sz w:val="24"/>
          <w:szCs w:val="24"/>
        </w:rPr>
        <w:t xml:space="preserve">Ovaj rad bavit će se samo lažiranjem slika, i to najviše izmjenama nad slikama. </w:t>
      </w:r>
      <w:del w:author="Juraj Petrović" w:date="2026-04-23T11:26:02.208Z" w16du:dateUtc="2026-04-23T11:26:02.208Z" w:id="1659498251">
        <w:r w:rsidRPr="34770055" w:rsidDel="7E03F26A">
          <w:rPr>
            <w:rFonts w:ascii="Times New Roman" w:hAnsi="Times New Roman" w:eastAsia="Times New Roman" w:cs="Times New Roman"/>
            <w:sz w:val="24"/>
            <w:szCs w:val="24"/>
          </w:rPr>
          <w:delText>Neke od</w:delText>
        </w:r>
      </w:del>
      <w:ins w:author="Juraj Petrović" w:date="2026-04-23T11:26:05.181Z" w16du:dateUtc="2026-04-23T11:26:05.181Z" w:id="1935750112">
        <w:r w:rsidRPr="34770055" w:rsidR="16C1F86D">
          <w:rPr>
            <w:rFonts w:ascii="Times New Roman" w:hAnsi="Times New Roman" w:eastAsia="Times New Roman" w:cs="Times New Roman"/>
            <w:sz w:val="24"/>
            <w:szCs w:val="24"/>
          </w:rPr>
          <w:t>Najvažnije</w:t>
        </w:r>
      </w:ins>
      <w:r w:rsidRPr="34770055" w:rsidR="7E03F26A">
        <w:rPr>
          <w:rFonts w:ascii="Times New Roman" w:hAnsi="Times New Roman" w:eastAsia="Times New Roman" w:cs="Times New Roman"/>
          <w:sz w:val="24"/>
          <w:szCs w:val="24"/>
        </w:rPr>
        <w:t xml:space="preserve"> tehnika lažiranja slika su:</w:t>
      </w:r>
    </w:p>
    <w:p w:rsidR="7E03F26A" w:rsidP="2DA5C35C" w:rsidRDefault="7E03F26A" w14:paraId="41EF0A83" w14:textId="10EDED3C">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hr-HR"/>
        </w:rPr>
      </w:pPr>
      <w:r w:rsidRPr="5E8D87B2" w:rsidR="7E03F26A">
        <w:rPr>
          <w:rFonts w:ascii="Times New Roman" w:hAnsi="Times New Roman" w:eastAsia="Times New Roman" w:cs="Times New Roman"/>
          <w:i w:val="1"/>
          <w:iCs w:val="1"/>
          <w:sz w:val="24"/>
          <w:szCs w:val="24"/>
        </w:rPr>
        <w:t>copy-move</w:t>
      </w:r>
      <w:r w:rsidRPr="5E8D87B2" w:rsidR="7E03F26A">
        <w:rPr>
          <w:rFonts w:ascii="Times New Roman" w:hAnsi="Times New Roman" w:eastAsia="Times New Roman" w:cs="Times New Roman"/>
          <w:sz w:val="24"/>
          <w:szCs w:val="24"/>
        </w:rPr>
        <w:t>: objekt sa slike se kopira na tu istu sliku</w:t>
      </w:r>
    </w:p>
    <w:p w:rsidR="7E03F26A" w:rsidP="2DA5C35C" w:rsidRDefault="7E03F26A" w14:paraId="1566A41F" w14:textId="5A617875">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hr-HR"/>
        </w:rPr>
      </w:pPr>
      <w:r w:rsidRPr="5E8D87B2" w:rsidR="7E03F26A">
        <w:rPr>
          <w:rFonts w:ascii="Times New Roman" w:hAnsi="Times New Roman" w:eastAsia="Times New Roman" w:cs="Times New Roman"/>
          <w:i w:val="1"/>
          <w:iCs w:val="1"/>
          <w:sz w:val="24"/>
          <w:szCs w:val="24"/>
        </w:rPr>
        <w:t>cut</w:t>
      </w:r>
      <w:r w:rsidRPr="5E8D87B2" w:rsidR="7E03F26A">
        <w:rPr>
          <w:rFonts w:ascii="Times New Roman" w:hAnsi="Times New Roman" w:eastAsia="Times New Roman" w:cs="Times New Roman"/>
          <w:i w:val="1"/>
          <w:iCs w:val="1"/>
          <w:sz w:val="24"/>
          <w:szCs w:val="24"/>
        </w:rPr>
        <w:t>-paste</w:t>
      </w:r>
      <w:r w:rsidRPr="5E8D87B2" w:rsidR="7E03F26A">
        <w:rPr>
          <w:rFonts w:ascii="Times New Roman" w:hAnsi="Times New Roman" w:eastAsia="Times New Roman" w:cs="Times New Roman"/>
          <w:sz w:val="24"/>
          <w:szCs w:val="24"/>
        </w:rPr>
        <w:t>: objekt se kopira i lijepi na drugu sliku</w:t>
      </w:r>
    </w:p>
    <w:p w:rsidR="7E03F26A" w:rsidP="2DA5C35C" w:rsidRDefault="7E03F26A" w14:paraId="7FEEF3D1" w14:textId="72320A12">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hr-HR"/>
        </w:rPr>
      </w:pPr>
      <w:r w:rsidRPr="5E8D87B2" w:rsidR="7E03F26A">
        <w:rPr>
          <w:rFonts w:ascii="Times New Roman" w:hAnsi="Times New Roman" w:eastAsia="Times New Roman" w:cs="Times New Roman"/>
          <w:i w:val="1"/>
          <w:iCs w:val="1"/>
          <w:sz w:val="24"/>
          <w:szCs w:val="24"/>
        </w:rPr>
        <w:t>erase-fill</w:t>
      </w:r>
      <w:r w:rsidRPr="5E8D87B2" w:rsidR="7E03F26A">
        <w:rPr>
          <w:rFonts w:ascii="Times New Roman" w:hAnsi="Times New Roman" w:eastAsia="Times New Roman" w:cs="Times New Roman"/>
          <w:sz w:val="24"/>
          <w:szCs w:val="24"/>
        </w:rPr>
        <w:t>: brisanje postojećeg objekta</w:t>
      </w:r>
    </w:p>
    <w:p w:rsidR="7E03F26A" w:rsidP="2DA5C35C" w:rsidRDefault="7E03F26A" w14:paraId="7F614553" w14:textId="045771B7">
      <w:pPr>
        <w:spacing w:before="240" w:beforeAutospacing="off" w:after="240" w:afterAutospacing="off"/>
      </w:pPr>
      <w:r w:rsidRPr="34770055" w:rsidR="7E03F26A">
        <w:rPr>
          <w:rFonts w:ascii="Times New Roman" w:hAnsi="Times New Roman" w:eastAsia="Times New Roman" w:cs="Times New Roman"/>
          <w:i w:val="1"/>
          <w:iCs w:val="1"/>
          <w:sz w:val="24"/>
          <w:szCs w:val="24"/>
        </w:rPr>
        <w:t>Copy-move</w:t>
      </w:r>
      <w:r w:rsidRPr="34770055" w:rsidR="7E03F26A">
        <w:rPr>
          <w:rFonts w:ascii="Times New Roman" w:hAnsi="Times New Roman" w:eastAsia="Times New Roman" w:cs="Times New Roman"/>
          <w:sz w:val="24"/>
          <w:szCs w:val="24"/>
        </w:rPr>
        <w:t xml:space="preserve"> i </w:t>
      </w:r>
      <w:r w:rsidRPr="34770055" w:rsidR="7E03F26A">
        <w:rPr>
          <w:rFonts w:ascii="Times New Roman" w:hAnsi="Times New Roman" w:eastAsia="Times New Roman" w:cs="Times New Roman"/>
          <w:i w:val="1"/>
          <w:iCs w:val="1"/>
          <w:sz w:val="24"/>
          <w:szCs w:val="24"/>
        </w:rPr>
        <w:t>cut</w:t>
      </w:r>
      <w:r w:rsidRPr="34770055" w:rsidR="7E03F26A">
        <w:rPr>
          <w:rFonts w:ascii="Times New Roman" w:hAnsi="Times New Roman" w:eastAsia="Times New Roman" w:cs="Times New Roman"/>
          <w:i w:val="1"/>
          <w:iCs w:val="1"/>
          <w:sz w:val="24"/>
          <w:szCs w:val="24"/>
        </w:rPr>
        <w:t>-paste</w:t>
      </w:r>
      <w:r w:rsidRPr="34770055" w:rsidR="7E03F26A">
        <w:rPr>
          <w:rFonts w:ascii="Times New Roman" w:hAnsi="Times New Roman" w:eastAsia="Times New Roman" w:cs="Times New Roman"/>
          <w:sz w:val="24"/>
          <w:szCs w:val="24"/>
        </w:rPr>
        <w:t xml:space="preserve"> često se jednim nazivom nazivaju </w:t>
      </w:r>
      <w:r w:rsidRPr="34770055" w:rsidR="7E03F26A">
        <w:rPr>
          <w:rFonts w:ascii="Times New Roman" w:hAnsi="Times New Roman" w:eastAsia="Times New Roman" w:cs="Times New Roman"/>
          <w:b w:val="1"/>
          <w:bCs w:val="1"/>
          <w:sz w:val="24"/>
          <w:szCs w:val="24"/>
        </w:rPr>
        <w:t>spajanje</w:t>
      </w:r>
      <w:r w:rsidRPr="34770055" w:rsidR="7E03F26A">
        <w:rPr>
          <w:rFonts w:ascii="Times New Roman" w:hAnsi="Times New Roman" w:eastAsia="Times New Roman" w:cs="Times New Roman"/>
          <w:sz w:val="24"/>
          <w:szCs w:val="24"/>
        </w:rPr>
        <w:t xml:space="preserve"> (engl. </w:t>
      </w:r>
      <w:r w:rsidRPr="34770055" w:rsidR="7E03F26A">
        <w:rPr>
          <w:rFonts w:ascii="Times New Roman" w:hAnsi="Times New Roman" w:eastAsia="Times New Roman" w:cs="Times New Roman"/>
          <w:i w:val="1"/>
          <w:iCs w:val="1"/>
          <w:sz w:val="24"/>
          <w:szCs w:val="24"/>
        </w:rPr>
        <w:t>splicing</w:t>
      </w:r>
      <w:r w:rsidRPr="34770055" w:rsidR="7E03F26A">
        <w:rPr>
          <w:rFonts w:ascii="Times New Roman" w:hAnsi="Times New Roman" w:eastAsia="Times New Roman" w:cs="Times New Roman"/>
          <w:sz w:val="24"/>
          <w:szCs w:val="24"/>
        </w:rPr>
        <w:t xml:space="preserve">), a </w:t>
      </w:r>
      <w:r w:rsidRPr="34770055" w:rsidR="7E03F26A">
        <w:rPr>
          <w:rFonts w:ascii="Times New Roman" w:hAnsi="Times New Roman" w:eastAsia="Times New Roman" w:cs="Times New Roman"/>
          <w:i w:val="1"/>
          <w:iCs w:val="1"/>
          <w:sz w:val="24"/>
          <w:szCs w:val="24"/>
          <w:rPrChange w:author="Juraj Petrović" w:date="2026-04-23T11:26:24.516Z" w16du:dateUtc="2026-04-23T11:26:24.516Z" w:id="1199376199">
            <w:rPr>
              <w:rFonts w:ascii="Times New Roman" w:hAnsi="Times New Roman" w:eastAsia="Times New Roman" w:cs="Times New Roman"/>
              <w:sz w:val="24"/>
              <w:szCs w:val="24"/>
            </w:rPr>
          </w:rPrChange>
        </w:rPr>
        <w:t>erase-fill</w:t>
      </w:r>
      <w:r w:rsidRPr="34770055" w:rsidR="7E03F26A">
        <w:rPr>
          <w:rFonts w:ascii="Times New Roman" w:hAnsi="Times New Roman" w:eastAsia="Times New Roman" w:cs="Times New Roman"/>
          <w:sz w:val="24"/>
          <w:szCs w:val="24"/>
        </w:rPr>
        <w:t xml:space="preserve"> se stručno naziva </w:t>
      </w:r>
      <w:r w:rsidRPr="34770055" w:rsidR="7E03F26A">
        <w:rPr>
          <w:rFonts w:ascii="Times New Roman" w:hAnsi="Times New Roman" w:eastAsia="Times New Roman" w:cs="Times New Roman"/>
          <w:b w:val="1"/>
          <w:bCs w:val="1"/>
          <w:sz w:val="24"/>
          <w:szCs w:val="24"/>
        </w:rPr>
        <w:t>preslikavanje</w:t>
      </w:r>
      <w:r w:rsidRPr="34770055" w:rsidR="7E03F26A">
        <w:rPr>
          <w:rFonts w:ascii="Times New Roman" w:hAnsi="Times New Roman" w:eastAsia="Times New Roman" w:cs="Times New Roman"/>
          <w:sz w:val="24"/>
          <w:szCs w:val="24"/>
        </w:rPr>
        <w:t xml:space="preserve"> (engl. </w:t>
      </w:r>
      <w:r w:rsidRPr="34770055" w:rsidR="7E03F26A">
        <w:rPr>
          <w:rFonts w:ascii="Times New Roman" w:hAnsi="Times New Roman" w:eastAsia="Times New Roman" w:cs="Times New Roman"/>
          <w:i w:val="1"/>
          <w:iCs w:val="1"/>
          <w:sz w:val="24"/>
          <w:szCs w:val="24"/>
        </w:rPr>
        <w:t>inpainting</w:t>
      </w:r>
      <w:r w:rsidRPr="34770055" w:rsidR="7E03F26A">
        <w:rPr>
          <w:rFonts w:ascii="Times New Roman" w:hAnsi="Times New Roman" w:eastAsia="Times New Roman" w:cs="Times New Roman"/>
          <w:sz w:val="24"/>
          <w:szCs w:val="24"/>
        </w:rPr>
        <w:t>)</w:t>
      </w:r>
    </w:p>
    <w:p w:rsidR="45B24808" w:rsidP="5E8D87B2" w:rsidRDefault="45B24808" w14:paraId="52975E97" w14:textId="070F5373">
      <w:pPr>
        <w:pStyle w:val="Heading2"/>
        <w:rPr/>
      </w:pPr>
      <w:bookmarkStart w:name="_Toc978193818" w:id="2066257151"/>
      <w:r w:rsidRPr="0E19781F" w:rsidR="42A34619">
        <w:rPr>
          <w:noProof w:val="0"/>
          <w:lang w:val="hr-HR"/>
        </w:rPr>
        <w:t>Metode pronalaženja izmjena na slikama</w:t>
      </w:r>
      <w:bookmarkEnd w:id="2066257151"/>
      <w:r w:rsidRPr="0E19781F" w:rsidR="42A34619">
        <w:rPr>
          <w:noProof w:val="0"/>
          <w:lang w:val="hr-HR"/>
        </w:rPr>
        <w:t xml:space="preserve"> </w:t>
      </w:r>
    </w:p>
    <w:p w:rsidR="45B24808" w:rsidP="5E8D87B2" w:rsidRDefault="45B24808" w14:paraId="52FE77C4" w14:textId="5567B5C8">
      <w:pPr>
        <w:pStyle w:val="Normal"/>
        <w:spacing w:before="240" w:beforeAutospacing="off" w:after="240" w:afterAutospacing="off"/>
      </w:pPr>
      <w:r w:rsidRPr="5E8D87B2" w:rsidR="45B24808">
        <w:rPr>
          <w:rFonts w:ascii="Times New Roman" w:hAnsi="Times New Roman" w:eastAsia="Times New Roman" w:cs="Times New Roman"/>
          <w:sz w:val="24"/>
          <w:szCs w:val="24"/>
        </w:rPr>
        <w:t>Postoji nekoliko pristupa pronalaženju izmjena na slikama: [1]</w:t>
      </w:r>
    </w:p>
    <w:p w:rsidR="45B24808" w:rsidP="2DA5C35C" w:rsidRDefault="45B24808" w14:paraId="4F7193B2" w14:textId="03AB7CCD">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hr-HR"/>
        </w:rPr>
      </w:pPr>
      <w:r w:rsidRPr="5E8D87B2" w:rsidR="45B24808">
        <w:rPr>
          <w:rFonts w:ascii="Times New Roman" w:hAnsi="Times New Roman" w:eastAsia="Times New Roman" w:cs="Times New Roman"/>
          <w:sz w:val="24"/>
          <w:szCs w:val="24"/>
        </w:rPr>
        <w:t xml:space="preserve">blokovski pristup (engl. </w:t>
      </w:r>
      <w:r w:rsidRPr="5E8D87B2" w:rsidR="45B24808">
        <w:rPr>
          <w:rFonts w:ascii="Times New Roman" w:hAnsi="Times New Roman" w:eastAsia="Times New Roman" w:cs="Times New Roman"/>
          <w:i w:val="1"/>
          <w:iCs w:val="1"/>
          <w:sz w:val="24"/>
          <w:szCs w:val="24"/>
        </w:rPr>
        <w:t>block-based</w:t>
      </w:r>
      <w:r w:rsidRPr="5E8D87B2" w:rsidR="45B24808">
        <w:rPr>
          <w:rFonts w:ascii="Times New Roman" w:hAnsi="Times New Roman" w:eastAsia="Times New Roman" w:cs="Times New Roman"/>
          <w:i w:val="1"/>
          <w:iCs w:val="1"/>
          <w:sz w:val="24"/>
          <w:szCs w:val="24"/>
        </w:rPr>
        <w:t xml:space="preserve"> </w:t>
      </w:r>
      <w:r w:rsidRPr="5E8D87B2" w:rsidR="45B24808">
        <w:rPr>
          <w:rFonts w:ascii="Times New Roman" w:hAnsi="Times New Roman" w:eastAsia="Times New Roman" w:cs="Times New Roman"/>
          <w:i w:val="1"/>
          <w:iCs w:val="1"/>
          <w:sz w:val="24"/>
          <w:szCs w:val="24"/>
        </w:rPr>
        <w:t>approach</w:t>
      </w:r>
      <w:r w:rsidRPr="5E8D87B2" w:rsidR="45B24808">
        <w:rPr>
          <w:rFonts w:ascii="Times New Roman" w:hAnsi="Times New Roman" w:eastAsia="Times New Roman" w:cs="Times New Roman"/>
          <w:sz w:val="24"/>
          <w:szCs w:val="24"/>
        </w:rPr>
        <w:t>)</w:t>
      </w:r>
    </w:p>
    <w:p w:rsidR="45B24808" w:rsidP="2DA5C35C" w:rsidRDefault="45B24808" w14:paraId="06CE3E84" w14:textId="44B46F88">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hr-HR"/>
        </w:rPr>
      </w:pPr>
      <w:r w:rsidRPr="5E8D87B2" w:rsidR="45B24808">
        <w:rPr>
          <w:rFonts w:ascii="Times New Roman" w:hAnsi="Times New Roman" w:eastAsia="Times New Roman" w:cs="Times New Roman"/>
          <w:sz w:val="24"/>
          <w:szCs w:val="24"/>
        </w:rPr>
        <w:t xml:space="preserve">pristup temeljen na ključnim točkama (engl. </w:t>
      </w:r>
      <w:r w:rsidRPr="5E8D87B2" w:rsidR="45B24808">
        <w:rPr>
          <w:rFonts w:ascii="Times New Roman" w:hAnsi="Times New Roman" w:eastAsia="Times New Roman" w:cs="Times New Roman"/>
          <w:i w:val="1"/>
          <w:iCs w:val="1"/>
          <w:sz w:val="24"/>
          <w:szCs w:val="24"/>
        </w:rPr>
        <w:t>keypoint-based</w:t>
      </w:r>
      <w:r w:rsidRPr="5E8D87B2" w:rsidR="45B24808">
        <w:rPr>
          <w:rFonts w:ascii="Times New Roman" w:hAnsi="Times New Roman" w:eastAsia="Times New Roman" w:cs="Times New Roman"/>
          <w:i w:val="1"/>
          <w:iCs w:val="1"/>
          <w:sz w:val="24"/>
          <w:szCs w:val="24"/>
        </w:rPr>
        <w:t xml:space="preserve"> </w:t>
      </w:r>
      <w:r w:rsidRPr="5E8D87B2" w:rsidR="45B24808">
        <w:rPr>
          <w:rFonts w:ascii="Times New Roman" w:hAnsi="Times New Roman" w:eastAsia="Times New Roman" w:cs="Times New Roman"/>
          <w:i w:val="1"/>
          <w:iCs w:val="1"/>
          <w:sz w:val="24"/>
          <w:szCs w:val="24"/>
        </w:rPr>
        <w:t>approach</w:t>
      </w:r>
      <w:r w:rsidRPr="5E8D87B2" w:rsidR="45B24808">
        <w:rPr>
          <w:rFonts w:ascii="Times New Roman" w:hAnsi="Times New Roman" w:eastAsia="Times New Roman" w:cs="Times New Roman"/>
          <w:sz w:val="24"/>
          <w:szCs w:val="24"/>
        </w:rPr>
        <w:t>)</w:t>
      </w:r>
    </w:p>
    <w:p w:rsidR="45B24808" w:rsidP="2DA5C35C" w:rsidRDefault="45B24808" w14:paraId="7586BC3F" w14:textId="48395820">
      <w:pPr>
        <w:spacing w:before="240" w:beforeAutospacing="off" w:after="240" w:afterAutospacing="off"/>
      </w:pPr>
      <w:r w:rsidRPr="5E8D87B2" w:rsidR="45B24808">
        <w:rPr>
          <w:rFonts w:ascii="Times New Roman" w:hAnsi="Times New Roman" w:eastAsia="Times New Roman" w:cs="Times New Roman"/>
          <w:b w:val="1"/>
          <w:bCs w:val="1"/>
          <w:sz w:val="24"/>
          <w:szCs w:val="24"/>
        </w:rPr>
        <w:t>Blokovski</w:t>
      </w:r>
      <w:r w:rsidRPr="5E8D87B2" w:rsidR="45B24808">
        <w:rPr>
          <w:rFonts w:ascii="Times New Roman" w:hAnsi="Times New Roman" w:eastAsia="Times New Roman" w:cs="Times New Roman"/>
          <w:sz w:val="24"/>
          <w:szCs w:val="24"/>
        </w:rPr>
        <w:t xml:space="preserve"> </w:t>
      </w:r>
      <w:r w:rsidRPr="5E8D87B2" w:rsidR="45B24808">
        <w:rPr>
          <w:rFonts w:ascii="Times New Roman" w:hAnsi="Times New Roman" w:eastAsia="Times New Roman" w:cs="Times New Roman"/>
          <w:b w:val="1"/>
          <w:bCs w:val="1"/>
          <w:sz w:val="24"/>
          <w:szCs w:val="24"/>
        </w:rPr>
        <w:t>pristup</w:t>
      </w:r>
      <w:r w:rsidRPr="5E8D87B2" w:rsidR="45B24808">
        <w:rPr>
          <w:rFonts w:ascii="Times New Roman" w:hAnsi="Times New Roman" w:eastAsia="Times New Roman" w:cs="Times New Roman"/>
          <w:sz w:val="24"/>
          <w:szCs w:val="24"/>
        </w:rPr>
        <w:t xml:space="preserve"> dijeli sliku na blokove jednake veličine i izvlači njihove značajke. Ti se blokovi uspoređuju i donose se zaključci. Primjerice, ako su dva bloka identična, postoji sumnja na </w:t>
      </w:r>
      <w:r w:rsidRPr="5E8D87B2" w:rsidR="45B24808">
        <w:rPr>
          <w:rFonts w:ascii="Times New Roman" w:hAnsi="Times New Roman" w:eastAsia="Times New Roman" w:cs="Times New Roman"/>
          <w:sz w:val="24"/>
          <w:szCs w:val="24"/>
        </w:rPr>
        <w:t>copy-move</w:t>
      </w:r>
      <w:r w:rsidRPr="5E8D87B2" w:rsidR="45B24808">
        <w:rPr>
          <w:rFonts w:ascii="Times New Roman" w:hAnsi="Times New Roman" w:eastAsia="Times New Roman" w:cs="Times New Roman"/>
          <w:sz w:val="24"/>
          <w:szCs w:val="24"/>
        </w:rPr>
        <w:t xml:space="preserve"> izmjenu. Nedostatak tog pristupa je što je vrlo malena vjerojatnost da su blokovi potpuno jednaki. Također, ako se objekt rotira ili skalira, ovaj pristup ga neće prepoznati.</w:t>
      </w:r>
    </w:p>
    <w:p w:rsidR="45B24808" w:rsidP="2DA5C35C" w:rsidRDefault="45B24808" w14:paraId="74DE862A" w14:textId="5C5FD981">
      <w:pPr>
        <w:spacing w:before="240" w:beforeAutospacing="off" w:after="240" w:afterAutospacing="off"/>
      </w:pPr>
      <w:r w:rsidRPr="5E8D87B2" w:rsidR="45B24808">
        <w:rPr>
          <w:rFonts w:ascii="Times New Roman" w:hAnsi="Times New Roman" w:eastAsia="Times New Roman" w:cs="Times New Roman"/>
          <w:sz w:val="24"/>
          <w:szCs w:val="24"/>
        </w:rPr>
        <w:t xml:space="preserve">Drugi pristup umjesto podjele na blokove izvlači tzv. </w:t>
      </w:r>
      <w:r w:rsidRPr="5E8D87B2" w:rsidR="45B24808">
        <w:rPr>
          <w:rFonts w:ascii="Times New Roman" w:hAnsi="Times New Roman" w:eastAsia="Times New Roman" w:cs="Times New Roman"/>
          <w:b w:val="1"/>
          <w:bCs w:val="1"/>
          <w:sz w:val="24"/>
          <w:szCs w:val="24"/>
        </w:rPr>
        <w:t>ključne točke</w:t>
      </w:r>
      <w:r w:rsidRPr="5E8D87B2" w:rsidR="45B24808">
        <w:rPr>
          <w:rFonts w:ascii="Times New Roman" w:hAnsi="Times New Roman" w:eastAsia="Times New Roman" w:cs="Times New Roman"/>
          <w:sz w:val="24"/>
          <w:szCs w:val="24"/>
        </w:rPr>
        <w:t xml:space="preserve"> i njihove značajke. To su točke na slici koje nose informacije važne za značenje slike. Za razliku od blokova, značajke koje se mogu izvući iz ključnih točaka ostaju nepromijenjene pri rotaciji i skaliranju slike i pojedinih objekata.</w:t>
      </w:r>
    </w:p>
    <w:p w:rsidR="3B1ABAB3" w:rsidP="5E8D87B2" w:rsidRDefault="3B1ABAB3" w14:paraId="3054B58F" w14:textId="76AE884E">
      <w:pPr>
        <w:pStyle w:val="Heading1"/>
        <w:rPr>
          <w:rFonts w:ascii="Times New Roman" w:hAnsi="Times New Roman" w:eastAsia="Times New Roman" w:cs="Times New Roman"/>
          <w:sz w:val="24"/>
          <w:szCs w:val="24"/>
        </w:rPr>
      </w:pPr>
      <w:bookmarkStart w:name="_Toc2006895458" w:id="2097260591"/>
      <w:r w:rsidR="3B1ABAB3">
        <w:rPr/>
        <w:t>Autentikacija</w:t>
      </w:r>
      <w:r w:rsidR="3B1ABAB3">
        <w:rPr/>
        <w:t xml:space="preserve"> slike</w:t>
      </w:r>
      <w:bookmarkEnd w:id="2097260591"/>
    </w:p>
    <w:p w:rsidR="45B24808" w:rsidP="2DA5C35C" w:rsidRDefault="45B24808" w14:paraId="2C260E23" w14:textId="5C889D01">
      <w:pPr>
        <w:spacing w:before="240" w:beforeAutospacing="off" w:after="240" w:afterAutospacing="off"/>
      </w:pPr>
      <w:r w:rsidRPr="5E8D87B2" w:rsidR="45B24808">
        <w:rPr>
          <w:rFonts w:ascii="Times New Roman" w:hAnsi="Times New Roman" w:eastAsia="Times New Roman" w:cs="Times New Roman"/>
          <w:b w:val="1"/>
          <w:bCs w:val="1"/>
          <w:sz w:val="24"/>
          <w:szCs w:val="24"/>
        </w:rPr>
        <w:t>Autentikacija</w:t>
      </w:r>
      <w:r w:rsidRPr="5E8D87B2" w:rsidR="45B24808">
        <w:rPr>
          <w:rFonts w:ascii="Times New Roman" w:hAnsi="Times New Roman" w:eastAsia="Times New Roman" w:cs="Times New Roman"/>
          <w:b w:val="1"/>
          <w:bCs w:val="1"/>
          <w:sz w:val="24"/>
          <w:szCs w:val="24"/>
        </w:rPr>
        <w:t xml:space="preserve"> slik</w:t>
      </w:r>
      <w:r w:rsidRPr="5E8D87B2" w:rsidR="6EA7620C">
        <w:rPr>
          <w:rFonts w:ascii="Times New Roman" w:hAnsi="Times New Roman" w:eastAsia="Times New Roman" w:cs="Times New Roman"/>
          <w:b w:val="1"/>
          <w:bCs w:val="1"/>
          <w:sz w:val="24"/>
          <w:szCs w:val="24"/>
        </w:rPr>
        <w:t>e</w:t>
      </w:r>
      <w:r w:rsidRPr="5E8D87B2" w:rsidR="45B24808">
        <w:rPr>
          <w:rFonts w:ascii="Times New Roman" w:hAnsi="Times New Roman" w:eastAsia="Times New Roman" w:cs="Times New Roman"/>
          <w:b w:val="1"/>
          <w:bCs w:val="1"/>
          <w:sz w:val="24"/>
          <w:szCs w:val="24"/>
        </w:rPr>
        <w:t xml:space="preserve"> </w:t>
      </w:r>
      <w:r w:rsidRPr="5E8D87B2" w:rsidR="45B24808">
        <w:rPr>
          <w:rFonts w:ascii="Times New Roman" w:hAnsi="Times New Roman" w:eastAsia="Times New Roman" w:cs="Times New Roman"/>
          <w:sz w:val="24"/>
          <w:szCs w:val="24"/>
        </w:rPr>
        <w:t>je proces kojim se provjerava integritet i autentičnost slike. Integritet podrazumijeva da slika nije namjerno mijenjana nakon svojega nastanka. Autentičnost podrazumijeva da je poznat autor i da slika nije kopija. Postoji mnogo izmjena na slici koje utječu na integritet, ali zapravo ni na koji način ne mijenjaju sadržaj, stoga nije trivijalno utvrditi integritet slike. Primjerice, slika može biti spremljena u mnogobrojnim formatima koji će rezultirati naoko identičnom slikom, ali će binarni prikaz podataka biti potpuno drugačiji. Također, slike se često komprimiraju kako mi se smanjila redundancija, što također rezultira potpuno drugačijim prikazom podataka na binarnoj razini, ali ta izmjena nema utjecaja na sliku. Kompresija na slici vidljiva je tek ako je napravljena na vrlo velikoj razini, a u tom slučaju može se sumnjati na namjerno oštećivanje slike. U uobičajenom scenariju, međutim, kompresija slika ne smatra se izmjenom u pravom smislu. Također, budući da su alati za uljepšavanje slika vrlo često ugrađeni u mobitele, vrlo često se nailazi na sliku koja ima povećan ili smanjen kontrast, osvjetljenje, zasićenost i slično.. U teoriji bi se i to trebalo smatrati narušavanjem integriteta, no onda bi većini slika integritet bio narušen. Zato današnje metode moraju biti otporne na takve izmjene koje ne narušavaju značenje slike. [5]</w:t>
      </w:r>
    </w:p>
    <w:p w:rsidR="45B24808" w:rsidP="2DA5C35C" w:rsidRDefault="45B24808" w14:paraId="2FA04138" w14:textId="72F2BAE5">
      <w:pPr>
        <w:spacing w:before="240" w:beforeAutospacing="off" w:after="240" w:afterAutospacing="off"/>
      </w:pPr>
      <w:r w:rsidRPr="5E8D87B2" w:rsidR="45B24808">
        <w:rPr>
          <w:rFonts w:ascii="Times New Roman" w:hAnsi="Times New Roman" w:eastAsia="Times New Roman" w:cs="Times New Roman"/>
          <w:sz w:val="24"/>
          <w:szCs w:val="24"/>
        </w:rPr>
        <w:t xml:space="preserve">S druge strane, takve manje izmjene ne smiju se zanemariti jer se upravo one mogu koristiti da bi se prikrila neka stvarna izmjena sadržaja. Primjerice, na fotografiji može biti dodan neki objekt kojemu se naknadno zamute rubovi kako ne bi bili oštri i uočljivi. Ili umetnut objekt može imati drugačije osvjetljenje pa se može primijeniti opcija automatskog </w:t>
      </w:r>
      <w:r w:rsidRPr="5E8D87B2" w:rsidR="45B24808">
        <w:rPr>
          <w:rFonts w:ascii="Times New Roman" w:hAnsi="Times New Roman" w:eastAsia="Times New Roman" w:cs="Times New Roman"/>
          <w:sz w:val="24"/>
          <w:szCs w:val="24"/>
        </w:rPr>
        <w:t>uravnotežavanja</w:t>
      </w:r>
      <w:r w:rsidRPr="5E8D87B2" w:rsidR="45B24808">
        <w:rPr>
          <w:rFonts w:ascii="Times New Roman" w:hAnsi="Times New Roman" w:eastAsia="Times New Roman" w:cs="Times New Roman"/>
          <w:sz w:val="24"/>
          <w:szCs w:val="24"/>
        </w:rPr>
        <w:t xml:space="preserve"> svjetlosti kako bi se taj objekt bolje uklopio. No, ovaj rad većinski će se fokusirati na detekciju semantičkih izmjena na slici.</w:t>
      </w:r>
    </w:p>
    <w:p w:rsidR="65EBD732" w:rsidP="5E8D87B2" w:rsidRDefault="65EBD732" w14:paraId="3BB96BE8" w14:textId="34E4364A">
      <w:pPr>
        <w:pStyle w:val="Heading2"/>
        <w:rPr>
          <w:rFonts w:ascii="Times New Roman" w:hAnsi="Times New Roman" w:eastAsia="Times New Roman" w:cs="Times New Roman"/>
          <w:sz w:val="24"/>
          <w:szCs w:val="24"/>
        </w:rPr>
      </w:pPr>
      <w:bookmarkStart w:name="_Toc914001111" w:id="296639795"/>
      <w:r w:rsidR="65EBD732">
        <w:rPr/>
        <w:t xml:space="preserve">Podjela metoda </w:t>
      </w:r>
      <w:r w:rsidR="65EBD732">
        <w:rPr/>
        <w:t>autentikacije</w:t>
      </w:r>
      <w:r w:rsidR="65EBD732">
        <w:rPr/>
        <w:t xml:space="preserve"> slika</w:t>
      </w:r>
      <w:bookmarkEnd w:id="296639795"/>
    </w:p>
    <w:p w:rsidR="6AEB45DD" w:rsidP="2DA5C35C" w:rsidRDefault="6AEB45DD" w14:paraId="72B2A4B2" w14:textId="59E0051C">
      <w:pPr>
        <w:spacing w:before="240" w:beforeAutospacing="off" w:after="240" w:afterAutospacing="off"/>
        <w:rPr>
          <w:rFonts w:ascii="Times New Roman" w:hAnsi="Times New Roman" w:eastAsia="Times New Roman" w:cs="Times New Roman"/>
          <w:noProof w:val="0"/>
          <w:sz w:val="24"/>
          <w:szCs w:val="24"/>
          <w:lang w:val="hr-HR"/>
        </w:rPr>
      </w:pPr>
      <w:r w:rsidRPr="1E161024" w:rsidR="6AEB45DD">
        <w:rPr>
          <w:rFonts w:ascii="Times New Roman" w:hAnsi="Times New Roman" w:eastAsia="Times New Roman" w:cs="Times New Roman"/>
          <w:sz w:val="24"/>
          <w:szCs w:val="24"/>
        </w:rPr>
        <w:t xml:space="preserve">Metode detekcije izmjena na digitalnim slikama dijele se na aktivne ili pasivne. Često se nazivaju i </w:t>
      </w:r>
      <w:r w:rsidRPr="1E161024" w:rsidR="6AEB45DD">
        <w:rPr>
          <w:rFonts w:ascii="Times New Roman" w:hAnsi="Times New Roman" w:eastAsia="Times New Roman" w:cs="Times New Roman"/>
          <w:b w:val="1"/>
          <w:bCs w:val="1"/>
          <w:sz w:val="24"/>
          <w:szCs w:val="24"/>
        </w:rPr>
        <w:t>autentikacijskim</w:t>
      </w:r>
      <w:r w:rsidRPr="1E161024" w:rsidR="6AEB45DD">
        <w:rPr>
          <w:rFonts w:ascii="Times New Roman" w:hAnsi="Times New Roman" w:eastAsia="Times New Roman" w:cs="Times New Roman"/>
          <w:b w:val="1"/>
          <w:bCs w:val="1"/>
          <w:sz w:val="24"/>
          <w:szCs w:val="24"/>
        </w:rPr>
        <w:t xml:space="preserve"> metodama</w:t>
      </w:r>
      <w:r w:rsidRPr="1E161024" w:rsidR="6AEB45DD">
        <w:rPr>
          <w:rFonts w:ascii="Times New Roman" w:hAnsi="Times New Roman" w:eastAsia="Times New Roman" w:cs="Times New Roman"/>
          <w:sz w:val="24"/>
          <w:szCs w:val="24"/>
        </w:rPr>
        <w:t>.</w:t>
      </w:r>
    </w:p>
    <w:p w:rsidR="4E1011C4" w:rsidP="5E8D87B2" w:rsidRDefault="4E1011C4" w14:paraId="2B2A225B" w14:textId="600CEB59">
      <w:pPr>
        <w:pStyle w:val="Heading3"/>
        <w:rPr>
          <w:rFonts w:ascii="Times New Roman" w:hAnsi="Times New Roman" w:eastAsia="Times New Roman" w:cs="Times New Roman"/>
          <w:sz w:val="24"/>
          <w:szCs w:val="24"/>
        </w:rPr>
      </w:pPr>
      <w:bookmarkStart w:name="_Toc1195756147" w:id="748617058"/>
      <w:r w:rsidR="4E1011C4">
        <w:rPr/>
        <w:t xml:space="preserve">Aktivna </w:t>
      </w:r>
      <w:r w:rsidR="4E1011C4">
        <w:rPr/>
        <w:t>autentikacijska</w:t>
      </w:r>
      <w:r w:rsidR="4E1011C4">
        <w:rPr/>
        <w:t xml:space="preserve"> </w:t>
      </w:r>
      <w:r w:rsidR="4E1011C4">
        <w:rPr/>
        <w:t>metoda</w:t>
      </w:r>
      <w:bookmarkEnd w:id="748617058"/>
    </w:p>
    <w:p w:rsidR="48A321E0" w:rsidP="2DA5C35C" w:rsidRDefault="48A321E0" w14:paraId="4274D025" w14:textId="2581D52B">
      <w:pPr>
        <w:spacing w:before="240" w:beforeAutospacing="off" w:after="240" w:afterAutospacing="off"/>
        <w:rPr>
          <w:rFonts w:ascii="Times New Roman" w:hAnsi="Times New Roman" w:eastAsia="Times New Roman" w:cs="Times New Roman"/>
          <w:b w:val="1"/>
          <w:bCs w:val="1"/>
          <w:noProof w:val="0"/>
          <w:sz w:val="24"/>
          <w:szCs w:val="24"/>
          <w:lang w:val="hr-HR"/>
        </w:rPr>
      </w:pPr>
      <w:r w:rsidRPr="1E161024" w:rsidR="48A321E0">
        <w:rPr>
          <w:rFonts w:ascii="Times New Roman" w:hAnsi="Times New Roman" w:eastAsia="Times New Roman" w:cs="Times New Roman"/>
          <w:b w:val="1"/>
          <w:bCs w:val="1"/>
          <w:sz w:val="24"/>
          <w:szCs w:val="24"/>
        </w:rPr>
        <w:t xml:space="preserve">Aktivna </w:t>
      </w:r>
      <w:r w:rsidRPr="1E161024" w:rsidR="48A321E0">
        <w:rPr>
          <w:rFonts w:ascii="Times New Roman" w:hAnsi="Times New Roman" w:eastAsia="Times New Roman" w:cs="Times New Roman"/>
          <w:b w:val="1"/>
          <w:bCs w:val="1"/>
          <w:sz w:val="24"/>
          <w:szCs w:val="24"/>
        </w:rPr>
        <w:t>autentikacijska</w:t>
      </w:r>
      <w:r w:rsidRPr="1E161024" w:rsidR="48A321E0">
        <w:rPr>
          <w:rFonts w:ascii="Times New Roman" w:hAnsi="Times New Roman" w:eastAsia="Times New Roman" w:cs="Times New Roman"/>
          <w:sz w:val="24"/>
          <w:szCs w:val="24"/>
        </w:rPr>
        <w:t xml:space="preserve"> </w:t>
      </w:r>
      <w:r w:rsidRPr="1E161024" w:rsidR="48A321E0">
        <w:rPr>
          <w:rFonts w:ascii="Times New Roman" w:hAnsi="Times New Roman" w:eastAsia="Times New Roman" w:cs="Times New Roman"/>
          <w:b w:val="1"/>
          <w:bCs w:val="1"/>
          <w:sz w:val="24"/>
          <w:szCs w:val="24"/>
        </w:rPr>
        <w:t>metoda</w:t>
      </w:r>
      <w:r w:rsidRPr="1E161024" w:rsidR="48A321E0">
        <w:rPr>
          <w:rFonts w:ascii="Times New Roman" w:hAnsi="Times New Roman" w:eastAsia="Times New Roman" w:cs="Times New Roman"/>
          <w:sz w:val="24"/>
          <w:szCs w:val="24"/>
        </w:rPr>
        <w:t xml:space="preserve"> zahtijeva postojanje informacija o slici pri njezinu stvaranju. Informacije mogu biti zapisane u obliku vodenog žiga (engl. </w:t>
      </w:r>
      <w:r w:rsidRPr="1E161024" w:rsidR="48A321E0">
        <w:rPr>
          <w:rFonts w:ascii="Times New Roman" w:hAnsi="Times New Roman" w:eastAsia="Times New Roman" w:cs="Times New Roman"/>
          <w:i w:val="1"/>
          <w:iCs w:val="1"/>
          <w:sz w:val="24"/>
          <w:szCs w:val="24"/>
        </w:rPr>
        <w:t>digtal</w:t>
      </w:r>
      <w:r w:rsidRPr="1E161024" w:rsidR="48A321E0">
        <w:rPr>
          <w:rFonts w:ascii="Times New Roman" w:hAnsi="Times New Roman" w:eastAsia="Times New Roman" w:cs="Times New Roman"/>
          <w:sz w:val="24"/>
          <w:szCs w:val="24"/>
        </w:rPr>
        <w:t xml:space="preserve"> </w:t>
      </w:r>
      <w:r w:rsidRPr="1E161024" w:rsidR="48A321E0">
        <w:rPr>
          <w:rFonts w:ascii="Times New Roman" w:hAnsi="Times New Roman" w:eastAsia="Times New Roman" w:cs="Times New Roman"/>
          <w:i w:val="1"/>
          <w:iCs w:val="1"/>
          <w:sz w:val="24"/>
          <w:szCs w:val="24"/>
        </w:rPr>
        <w:t>watermark</w:t>
      </w:r>
      <w:r w:rsidRPr="1E161024" w:rsidR="48A321E0">
        <w:rPr>
          <w:rFonts w:ascii="Times New Roman" w:hAnsi="Times New Roman" w:eastAsia="Times New Roman" w:cs="Times New Roman"/>
          <w:sz w:val="24"/>
          <w:szCs w:val="24"/>
        </w:rPr>
        <w:t xml:space="preserve">) ili digitalnog potpisa (engl. </w:t>
      </w:r>
      <w:r w:rsidRPr="1E161024" w:rsidR="48A321E0">
        <w:rPr>
          <w:rFonts w:ascii="Times New Roman" w:hAnsi="Times New Roman" w:eastAsia="Times New Roman" w:cs="Times New Roman"/>
          <w:i w:val="1"/>
          <w:iCs w:val="1"/>
          <w:sz w:val="24"/>
          <w:szCs w:val="24"/>
        </w:rPr>
        <w:t>digital</w:t>
      </w:r>
      <w:r w:rsidRPr="1E161024" w:rsidR="48A321E0">
        <w:rPr>
          <w:rFonts w:ascii="Times New Roman" w:hAnsi="Times New Roman" w:eastAsia="Times New Roman" w:cs="Times New Roman"/>
          <w:i w:val="1"/>
          <w:iCs w:val="1"/>
          <w:sz w:val="24"/>
          <w:szCs w:val="24"/>
        </w:rPr>
        <w:t xml:space="preserve"> signature</w:t>
      </w:r>
      <w:r w:rsidRPr="1E161024" w:rsidR="48A321E0">
        <w:rPr>
          <w:rFonts w:ascii="Times New Roman" w:hAnsi="Times New Roman" w:eastAsia="Times New Roman" w:cs="Times New Roman"/>
          <w:sz w:val="24"/>
          <w:szCs w:val="24"/>
        </w:rPr>
        <w:t xml:space="preserve">). </w:t>
      </w:r>
    </w:p>
    <w:p w:rsidR="414967D9" w:rsidP="2DA5C35C" w:rsidRDefault="414967D9" w14:paraId="018EC495" w14:textId="2267FF86">
      <w:pPr>
        <w:spacing w:before="240" w:beforeAutospacing="off" w:after="240" w:afterAutospacing="off"/>
      </w:pPr>
      <w:r w:rsidRPr="5E8D87B2" w:rsidR="414967D9">
        <w:rPr>
          <w:rFonts w:ascii="Times New Roman" w:hAnsi="Times New Roman" w:eastAsia="Times New Roman" w:cs="Times New Roman"/>
          <w:b w:val="1"/>
          <w:bCs w:val="1"/>
          <w:sz w:val="24"/>
          <w:szCs w:val="24"/>
        </w:rPr>
        <w:t>Umetanje vodenog žiga</w:t>
      </w:r>
      <w:r w:rsidRPr="5E8D87B2" w:rsidR="414967D9">
        <w:rPr>
          <w:rFonts w:ascii="Times New Roman" w:hAnsi="Times New Roman" w:eastAsia="Times New Roman" w:cs="Times New Roman"/>
          <w:sz w:val="24"/>
          <w:szCs w:val="24"/>
        </w:rPr>
        <w:t xml:space="preserve"> (engl. </w:t>
      </w:r>
      <w:r w:rsidRPr="5E8D87B2" w:rsidR="414967D9">
        <w:rPr>
          <w:rFonts w:ascii="Times New Roman" w:hAnsi="Times New Roman" w:eastAsia="Times New Roman" w:cs="Times New Roman"/>
          <w:i w:val="1"/>
          <w:iCs w:val="1"/>
          <w:sz w:val="24"/>
          <w:szCs w:val="24"/>
        </w:rPr>
        <w:t>watermarking</w:t>
      </w:r>
      <w:r w:rsidRPr="5E8D87B2" w:rsidR="414967D9">
        <w:rPr>
          <w:rFonts w:ascii="Times New Roman" w:hAnsi="Times New Roman" w:eastAsia="Times New Roman" w:cs="Times New Roman"/>
          <w:sz w:val="24"/>
          <w:szCs w:val="24"/>
        </w:rPr>
        <w:t xml:space="preserve">) je proces koji umeće informacije o slici koje se mogu koristiti za </w:t>
      </w:r>
      <w:r w:rsidRPr="5E8D87B2" w:rsidR="414967D9">
        <w:rPr>
          <w:rFonts w:ascii="Times New Roman" w:hAnsi="Times New Roman" w:eastAsia="Times New Roman" w:cs="Times New Roman"/>
          <w:sz w:val="24"/>
          <w:szCs w:val="24"/>
        </w:rPr>
        <w:t>autentikaciju</w:t>
      </w:r>
      <w:r w:rsidRPr="5E8D87B2" w:rsidR="414967D9">
        <w:rPr>
          <w:rFonts w:ascii="Times New Roman" w:hAnsi="Times New Roman" w:eastAsia="Times New Roman" w:cs="Times New Roman"/>
          <w:sz w:val="24"/>
          <w:szCs w:val="24"/>
        </w:rPr>
        <w:t xml:space="preserve"> na način da budu vidljive samo onome kome je namijenjeno. Vodeni žig služi za dokazivanje autentičnosti i integriteta. Dakle, osim što dokazuje da slika nije mijenjana, dokazuje i njezinog autora. No, da bi primatelj mogao izvući te informacija, mora mu biti poznata dijeljena tajna (engl. </w:t>
      </w:r>
      <w:r w:rsidRPr="5E8D87B2" w:rsidR="414967D9">
        <w:rPr>
          <w:rFonts w:ascii="Times New Roman" w:hAnsi="Times New Roman" w:eastAsia="Times New Roman" w:cs="Times New Roman"/>
          <w:i w:val="1"/>
          <w:iCs w:val="1"/>
          <w:sz w:val="24"/>
          <w:szCs w:val="24"/>
        </w:rPr>
        <w:t>pre-</w:t>
      </w:r>
      <w:r w:rsidRPr="5E8D87B2" w:rsidR="414967D9">
        <w:rPr>
          <w:rFonts w:ascii="Times New Roman" w:hAnsi="Times New Roman" w:eastAsia="Times New Roman" w:cs="Times New Roman"/>
          <w:i w:val="1"/>
          <w:iCs w:val="1"/>
          <w:sz w:val="24"/>
          <w:szCs w:val="24"/>
        </w:rPr>
        <w:t>shared</w:t>
      </w:r>
      <w:r w:rsidRPr="5E8D87B2" w:rsidR="414967D9">
        <w:rPr>
          <w:rFonts w:ascii="Times New Roman" w:hAnsi="Times New Roman" w:eastAsia="Times New Roman" w:cs="Times New Roman"/>
          <w:i w:val="1"/>
          <w:iCs w:val="1"/>
          <w:sz w:val="24"/>
          <w:szCs w:val="24"/>
        </w:rPr>
        <w:t xml:space="preserve"> </w:t>
      </w:r>
      <w:r w:rsidRPr="5E8D87B2" w:rsidR="414967D9">
        <w:rPr>
          <w:rFonts w:ascii="Times New Roman" w:hAnsi="Times New Roman" w:eastAsia="Times New Roman" w:cs="Times New Roman"/>
          <w:i w:val="1"/>
          <w:iCs w:val="1"/>
          <w:sz w:val="24"/>
          <w:szCs w:val="24"/>
        </w:rPr>
        <w:t>secret</w:t>
      </w:r>
      <w:r w:rsidRPr="5E8D87B2" w:rsidR="414967D9">
        <w:rPr>
          <w:rFonts w:ascii="Times New Roman" w:hAnsi="Times New Roman" w:eastAsia="Times New Roman" w:cs="Times New Roman"/>
          <w:sz w:val="24"/>
          <w:szCs w:val="24"/>
        </w:rPr>
        <w:t>).</w:t>
      </w:r>
    </w:p>
    <w:p w:rsidR="414967D9" w:rsidP="2DA5C35C" w:rsidRDefault="414967D9" w14:paraId="1A7D371F" w14:textId="4CC88FEE">
      <w:pPr>
        <w:spacing w:before="240" w:beforeAutospacing="off" w:after="240" w:afterAutospacing="off"/>
      </w:pPr>
      <w:r w:rsidRPr="5E8D87B2" w:rsidR="414967D9">
        <w:rPr>
          <w:rFonts w:ascii="Times New Roman" w:hAnsi="Times New Roman" w:eastAsia="Times New Roman" w:cs="Times New Roman"/>
          <w:sz w:val="24"/>
          <w:szCs w:val="24"/>
        </w:rPr>
        <w:t xml:space="preserve">S druge strane, </w:t>
      </w:r>
      <w:r w:rsidRPr="5E8D87B2" w:rsidR="414967D9">
        <w:rPr>
          <w:rFonts w:ascii="Times New Roman" w:hAnsi="Times New Roman" w:eastAsia="Times New Roman" w:cs="Times New Roman"/>
          <w:b w:val="1"/>
          <w:bCs w:val="1"/>
          <w:sz w:val="24"/>
          <w:szCs w:val="24"/>
        </w:rPr>
        <w:t>digitalni potpis</w:t>
      </w:r>
      <w:r w:rsidRPr="5E8D87B2" w:rsidR="414967D9">
        <w:rPr>
          <w:rFonts w:ascii="Times New Roman" w:hAnsi="Times New Roman" w:eastAsia="Times New Roman" w:cs="Times New Roman"/>
          <w:sz w:val="24"/>
          <w:szCs w:val="24"/>
        </w:rPr>
        <w:t xml:space="preserve"> služi samo za dokazivanje autentičnosti. Dakle, digitalni potpis znači da tvorac slike ne može poreći da ju je on napravio, ali ne i da slika nije mijenjana. Najjednostavniji pristup je korištenje funkcije sažetka i korištenje asimetrične kriptografije. Sažetak može uključivati sve piksele ili samo najvažnije značajke slike. Sažetak se kriptira privatnim ključem autora tako da se osigura neporecivost jer nitko osim autora ne bi </w:t>
      </w:r>
      <w:r w:rsidRPr="5E8D87B2" w:rsidR="414967D9">
        <w:rPr>
          <w:rFonts w:ascii="Times New Roman" w:hAnsi="Times New Roman" w:eastAsia="Times New Roman" w:cs="Times New Roman"/>
          <w:sz w:val="24"/>
          <w:szCs w:val="24"/>
        </w:rPr>
        <w:t>smio</w:t>
      </w:r>
      <w:r w:rsidRPr="5E8D87B2" w:rsidR="414967D9">
        <w:rPr>
          <w:rFonts w:ascii="Times New Roman" w:hAnsi="Times New Roman" w:eastAsia="Times New Roman" w:cs="Times New Roman"/>
          <w:sz w:val="24"/>
          <w:szCs w:val="24"/>
        </w:rPr>
        <w:t xml:space="preserve"> imati njegov ključ. Da bi se provjerilo da je sažetak </w:t>
      </w:r>
      <w:r w:rsidRPr="5E8D87B2" w:rsidR="2960EF68">
        <w:rPr>
          <w:rFonts w:ascii="Times New Roman" w:hAnsi="Times New Roman" w:eastAsia="Times New Roman" w:cs="Times New Roman"/>
          <w:sz w:val="24"/>
          <w:szCs w:val="24"/>
        </w:rPr>
        <w:t>kriptirao</w:t>
      </w:r>
      <w:r w:rsidRPr="5E8D87B2" w:rsidR="414967D9">
        <w:rPr>
          <w:rFonts w:ascii="Times New Roman" w:hAnsi="Times New Roman" w:eastAsia="Times New Roman" w:cs="Times New Roman"/>
          <w:sz w:val="24"/>
          <w:szCs w:val="24"/>
        </w:rPr>
        <w:t xml:space="preserve"> zaista taj autor, svi ostali mogu dekriptirati sažetak javnim ključem autora. Digitalni potpis se često sprema u </w:t>
      </w:r>
      <w:r w:rsidRPr="5E8D87B2" w:rsidR="414967D9">
        <w:rPr>
          <w:rFonts w:ascii="Times New Roman" w:hAnsi="Times New Roman" w:eastAsia="Times New Roman" w:cs="Times New Roman"/>
          <w:sz w:val="24"/>
          <w:szCs w:val="24"/>
        </w:rPr>
        <w:t>metapodatke</w:t>
      </w:r>
      <w:r w:rsidRPr="5E8D87B2" w:rsidR="414967D9">
        <w:rPr>
          <w:rFonts w:ascii="Times New Roman" w:hAnsi="Times New Roman" w:eastAsia="Times New Roman" w:cs="Times New Roman"/>
          <w:sz w:val="24"/>
          <w:szCs w:val="24"/>
        </w:rPr>
        <w:t xml:space="preserve"> [5].</w:t>
      </w:r>
    </w:p>
    <w:p w:rsidR="414967D9" w:rsidP="5E8D87B2" w:rsidRDefault="414967D9" w14:paraId="49C4469C" w14:textId="0F0038C2">
      <w:pPr>
        <w:pStyle w:val="Heading3"/>
        <w:rPr>
          <w:rFonts w:ascii="Times New Roman" w:hAnsi="Times New Roman" w:eastAsia="Times New Roman" w:cs="Times New Roman"/>
          <w:sz w:val="24"/>
          <w:szCs w:val="24"/>
        </w:rPr>
      </w:pPr>
      <w:bookmarkStart w:name="_Toc2051039514" w:id="1030153280"/>
      <w:r w:rsidR="414967D9">
        <w:rPr/>
        <w:t xml:space="preserve">Pasivna </w:t>
      </w:r>
      <w:r w:rsidR="414967D9">
        <w:rPr/>
        <w:t>autentikacijska</w:t>
      </w:r>
      <w:r w:rsidR="414967D9">
        <w:rPr/>
        <w:t xml:space="preserve"> metoda</w:t>
      </w:r>
      <w:bookmarkEnd w:id="1030153280"/>
    </w:p>
    <w:p w:rsidR="414967D9" w:rsidP="1E161024" w:rsidRDefault="414967D9" w14:paraId="5012FC0B" w14:textId="505BB6DB">
      <w:pPr>
        <w:spacing w:before="240" w:beforeAutospacing="off" w:after="240" w:afterAutospacing="off"/>
        <w:rPr>
          <w:rFonts w:ascii="Times New Roman" w:hAnsi="Times New Roman" w:eastAsia="Times New Roman" w:cs="Times New Roman"/>
          <w:sz w:val="24"/>
          <w:szCs w:val="24"/>
        </w:rPr>
      </w:pPr>
      <w:r w:rsidRPr="1E161024" w:rsidR="414967D9">
        <w:rPr>
          <w:rFonts w:ascii="Times New Roman" w:hAnsi="Times New Roman" w:eastAsia="Times New Roman" w:cs="Times New Roman"/>
          <w:sz w:val="24"/>
          <w:szCs w:val="24"/>
        </w:rPr>
        <w:t xml:space="preserve">Glavni nedostatak </w:t>
      </w:r>
      <w:r w:rsidRPr="1E161024" w:rsidR="414967D9">
        <w:rPr>
          <w:rFonts w:ascii="Times New Roman" w:hAnsi="Times New Roman" w:eastAsia="Times New Roman" w:cs="Times New Roman"/>
          <w:sz w:val="24"/>
          <w:szCs w:val="24"/>
        </w:rPr>
        <w:t>autentikacijskih</w:t>
      </w:r>
      <w:r w:rsidRPr="1E161024" w:rsidR="414967D9">
        <w:rPr>
          <w:rFonts w:ascii="Times New Roman" w:hAnsi="Times New Roman" w:eastAsia="Times New Roman" w:cs="Times New Roman"/>
          <w:sz w:val="24"/>
          <w:szCs w:val="24"/>
        </w:rPr>
        <w:t xml:space="preserve"> metoda je nemogućnost rada bez ovih unaprijed unesenih informacija koje nisu uvijek prisutne u slikama. Zato se često koristi </w:t>
      </w:r>
      <w:r w:rsidRPr="1E161024" w:rsidR="414967D9">
        <w:rPr>
          <w:rFonts w:ascii="Times New Roman" w:hAnsi="Times New Roman" w:eastAsia="Times New Roman" w:cs="Times New Roman"/>
          <w:b w:val="1"/>
          <w:bCs w:val="1"/>
          <w:sz w:val="24"/>
          <w:szCs w:val="24"/>
        </w:rPr>
        <w:t xml:space="preserve">pasivna </w:t>
      </w:r>
      <w:r w:rsidRPr="1E161024" w:rsidR="414967D9">
        <w:rPr>
          <w:rFonts w:ascii="Times New Roman" w:hAnsi="Times New Roman" w:eastAsia="Times New Roman" w:cs="Times New Roman"/>
          <w:b w:val="1"/>
          <w:bCs w:val="1"/>
          <w:sz w:val="24"/>
          <w:szCs w:val="24"/>
        </w:rPr>
        <w:t>autentikacijska</w:t>
      </w:r>
      <w:r w:rsidRPr="1E161024" w:rsidR="414967D9">
        <w:rPr>
          <w:rFonts w:ascii="Times New Roman" w:hAnsi="Times New Roman" w:eastAsia="Times New Roman" w:cs="Times New Roman"/>
          <w:b w:val="1"/>
          <w:bCs w:val="1"/>
          <w:sz w:val="24"/>
          <w:szCs w:val="24"/>
        </w:rPr>
        <w:t xml:space="preserve"> metoda.</w:t>
      </w:r>
      <w:r w:rsidRPr="1E161024" w:rsidR="414967D9">
        <w:rPr>
          <w:rFonts w:ascii="Times New Roman" w:hAnsi="Times New Roman" w:eastAsia="Times New Roman" w:cs="Times New Roman"/>
          <w:sz w:val="24"/>
          <w:szCs w:val="24"/>
        </w:rPr>
        <w:t xml:space="preserve"> Nekad se naziva i </w:t>
      </w:r>
      <w:r w:rsidRPr="1E161024" w:rsidR="414967D9">
        <w:rPr>
          <w:rFonts w:ascii="Times New Roman" w:hAnsi="Times New Roman" w:eastAsia="Times New Roman" w:cs="Times New Roman"/>
          <w:b w:val="1"/>
          <w:bCs w:val="1"/>
          <w:sz w:val="24"/>
          <w:szCs w:val="24"/>
        </w:rPr>
        <w:t>slijepom</w:t>
      </w:r>
      <w:r w:rsidRPr="1E161024" w:rsidR="414967D9">
        <w:rPr>
          <w:rFonts w:ascii="Times New Roman" w:hAnsi="Times New Roman" w:eastAsia="Times New Roman" w:cs="Times New Roman"/>
          <w:sz w:val="24"/>
          <w:szCs w:val="24"/>
        </w:rPr>
        <w:t xml:space="preserve"> (engl. </w:t>
      </w:r>
      <w:r w:rsidRPr="1E161024" w:rsidR="414967D9">
        <w:rPr>
          <w:rFonts w:ascii="Times New Roman" w:hAnsi="Times New Roman" w:eastAsia="Times New Roman" w:cs="Times New Roman"/>
          <w:i w:val="1"/>
          <w:iCs w:val="1"/>
          <w:sz w:val="24"/>
          <w:szCs w:val="24"/>
        </w:rPr>
        <w:t>blind</w:t>
      </w:r>
      <w:r w:rsidRPr="1E161024" w:rsidR="414967D9">
        <w:rPr>
          <w:rFonts w:ascii="Times New Roman" w:hAnsi="Times New Roman" w:eastAsia="Times New Roman" w:cs="Times New Roman"/>
          <w:sz w:val="24"/>
          <w:szCs w:val="24"/>
        </w:rPr>
        <w:t xml:space="preserve">) jer ne zahtijeva nikakvo prethodno znanje o slici, već se samo služi informacijama koje može izvući iz slike bez ikakvog konteksta. Pasivna </w:t>
      </w:r>
      <w:r w:rsidRPr="1E161024" w:rsidR="414967D9">
        <w:rPr>
          <w:rFonts w:ascii="Times New Roman" w:hAnsi="Times New Roman" w:eastAsia="Times New Roman" w:cs="Times New Roman"/>
          <w:sz w:val="24"/>
          <w:szCs w:val="24"/>
        </w:rPr>
        <w:t>autentikacijska</w:t>
      </w:r>
      <w:r w:rsidRPr="1E161024" w:rsidR="414967D9">
        <w:rPr>
          <w:rFonts w:ascii="Times New Roman" w:hAnsi="Times New Roman" w:eastAsia="Times New Roman" w:cs="Times New Roman"/>
          <w:sz w:val="24"/>
          <w:szCs w:val="24"/>
        </w:rPr>
        <w:t xml:space="preserve"> metoda temelji se na tome da izvorne nepromijenjene slike imaju određene statističke uzorke na koje manipulacija utječe čak i kad ljudsko oko ne vidi promjenu na slici. Ovaj rad bavit će se isključivo tehnikama pasivne </w:t>
      </w:r>
      <w:r w:rsidRPr="1E161024" w:rsidR="414967D9">
        <w:rPr>
          <w:rFonts w:ascii="Times New Roman" w:hAnsi="Times New Roman" w:eastAsia="Times New Roman" w:cs="Times New Roman"/>
          <w:sz w:val="24"/>
          <w:szCs w:val="24"/>
        </w:rPr>
        <w:t>autentikacijske</w:t>
      </w:r>
      <w:r w:rsidRPr="1E161024" w:rsidR="414967D9">
        <w:rPr>
          <w:rFonts w:ascii="Times New Roman" w:hAnsi="Times New Roman" w:eastAsia="Times New Roman" w:cs="Times New Roman"/>
          <w:sz w:val="24"/>
          <w:szCs w:val="24"/>
        </w:rPr>
        <w:t xml:space="preserve"> metode jer je u praksi češća situacija da dodatne informacije o slici nisu dostupne.</w:t>
      </w:r>
    </w:p>
    <w:p w:rsidR="529C1589" w:rsidP="2DA5C35C" w:rsidRDefault="529C1589" w14:paraId="06106F86" w14:textId="3B1054B2">
      <w:pPr>
        <w:spacing w:before="240" w:beforeAutospacing="off" w:after="240" w:afterAutospacing="off"/>
      </w:pPr>
      <w:r w:rsidRPr="5E8D87B2" w:rsidR="529C1589">
        <w:rPr>
          <w:rFonts w:ascii="Times New Roman" w:hAnsi="Times New Roman" w:eastAsia="Times New Roman" w:cs="Times New Roman"/>
          <w:sz w:val="24"/>
          <w:szCs w:val="24"/>
        </w:rPr>
        <w:t xml:space="preserve">Ovisno o tome koja se značajku slike promatra, tehnika pasivne </w:t>
      </w:r>
      <w:r w:rsidRPr="5E8D87B2" w:rsidR="529C1589">
        <w:rPr>
          <w:rFonts w:ascii="Times New Roman" w:hAnsi="Times New Roman" w:eastAsia="Times New Roman" w:cs="Times New Roman"/>
          <w:sz w:val="24"/>
          <w:szCs w:val="24"/>
        </w:rPr>
        <w:t>autentikacijske</w:t>
      </w:r>
      <w:r w:rsidRPr="5E8D87B2" w:rsidR="529C1589">
        <w:rPr>
          <w:rFonts w:ascii="Times New Roman" w:hAnsi="Times New Roman" w:eastAsia="Times New Roman" w:cs="Times New Roman"/>
          <w:sz w:val="24"/>
          <w:szCs w:val="24"/>
        </w:rPr>
        <w:t xml:space="preserve"> metode mogu se dalje podijeliti na.</w:t>
      </w:r>
    </w:p>
    <w:p w:rsidR="529C1589" w:rsidP="2DA5C35C" w:rsidRDefault="529C1589" w14:paraId="19DC6DF9" w14:textId="117AE6B7">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tehnike proučavanja piksela (engl. </w:t>
      </w:r>
      <w:r w:rsidRPr="5E8D87B2" w:rsidR="529C1589">
        <w:rPr>
          <w:rFonts w:ascii="Times New Roman" w:hAnsi="Times New Roman" w:eastAsia="Times New Roman" w:cs="Times New Roman"/>
          <w:i w:val="1"/>
          <w:iCs w:val="1"/>
          <w:sz w:val="24"/>
          <w:szCs w:val="24"/>
        </w:rPr>
        <w:t>Pixel-based</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technique</w:t>
      </w:r>
      <w:r w:rsidRPr="5E8D87B2" w:rsidR="529C1589">
        <w:rPr>
          <w:rFonts w:ascii="Times New Roman" w:hAnsi="Times New Roman" w:eastAsia="Times New Roman" w:cs="Times New Roman"/>
          <w:sz w:val="24"/>
          <w:szCs w:val="24"/>
        </w:rPr>
        <w:t>)</w:t>
      </w:r>
    </w:p>
    <w:p w:rsidR="529C1589" w:rsidP="2DA5C35C" w:rsidRDefault="529C1589" w14:paraId="44439A74" w14:textId="5713B1C7">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tehnike proučavanja specifičnosti formata slike (engl. </w:t>
      </w:r>
      <w:r w:rsidRPr="5E8D87B2" w:rsidR="529C1589">
        <w:rPr>
          <w:rFonts w:ascii="Times New Roman" w:hAnsi="Times New Roman" w:eastAsia="Times New Roman" w:cs="Times New Roman"/>
          <w:i w:val="1"/>
          <w:iCs w:val="1"/>
          <w:sz w:val="24"/>
          <w:szCs w:val="24"/>
        </w:rPr>
        <w:t>Format-</w:t>
      </w:r>
      <w:r w:rsidRPr="5E8D87B2" w:rsidR="529C1589">
        <w:rPr>
          <w:rFonts w:ascii="Times New Roman" w:hAnsi="Times New Roman" w:eastAsia="Times New Roman" w:cs="Times New Roman"/>
          <w:i w:val="1"/>
          <w:iCs w:val="1"/>
          <w:sz w:val="24"/>
          <w:szCs w:val="24"/>
        </w:rPr>
        <w:t>based</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technique</w:t>
      </w:r>
      <w:r w:rsidRPr="5E8D87B2" w:rsidR="529C1589">
        <w:rPr>
          <w:rFonts w:ascii="Times New Roman" w:hAnsi="Times New Roman" w:eastAsia="Times New Roman" w:cs="Times New Roman"/>
          <w:sz w:val="24"/>
          <w:szCs w:val="24"/>
        </w:rPr>
        <w:t>)</w:t>
      </w:r>
    </w:p>
    <w:p w:rsidR="529C1589" w:rsidP="2DA5C35C" w:rsidRDefault="529C1589" w14:paraId="7AFF6B90" w14:textId="33B737E2">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detekcija izmjena na razini kamere (engl. </w:t>
      </w:r>
      <w:r w:rsidRPr="5E8D87B2" w:rsidR="529C1589">
        <w:rPr>
          <w:rFonts w:ascii="Times New Roman" w:hAnsi="Times New Roman" w:eastAsia="Times New Roman" w:cs="Times New Roman"/>
          <w:i w:val="1"/>
          <w:iCs w:val="1"/>
          <w:sz w:val="24"/>
          <w:szCs w:val="24"/>
        </w:rPr>
        <w:t>Camera-based</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image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tampering</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detection</w:t>
      </w:r>
      <w:r w:rsidRPr="5E8D87B2" w:rsidR="529C1589">
        <w:rPr>
          <w:rFonts w:ascii="Times New Roman" w:hAnsi="Times New Roman" w:eastAsia="Times New Roman" w:cs="Times New Roman"/>
          <w:sz w:val="24"/>
          <w:szCs w:val="24"/>
        </w:rPr>
        <w:t>)</w:t>
      </w:r>
    </w:p>
    <w:p w:rsidR="529C1589" w:rsidP="2DA5C35C" w:rsidRDefault="529C1589" w14:paraId="62E633D0" w14:textId="22D06006">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tehnike identificiranja izvorne kamere (engl. </w:t>
      </w:r>
      <w:r w:rsidRPr="5E8D87B2" w:rsidR="529C1589">
        <w:rPr>
          <w:rFonts w:ascii="Times New Roman" w:hAnsi="Times New Roman" w:eastAsia="Times New Roman" w:cs="Times New Roman"/>
          <w:i w:val="1"/>
          <w:iCs w:val="1"/>
          <w:sz w:val="24"/>
          <w:szCs w:val="24"/>
        </w:rPr>
        <w:t>Source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camera</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identification-based</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technique</w:t>
      </w:r>
      <w:r w:rsidRPr="5E8D87B2" w:rsidR="529C1589">
        <w:rPr>
          <w:rFonts w:ascii="Times New Roman" w:hAnsi="Times New Roman" w:eastAsia="Times New Roman" w:cs="Times New Roman"/>
          <w:sz w:val="24"/>
          <w:szCs w:val="24"/>
        </w:rPr>
        <w:t>)</w:t>
      </w:r>
    </w:p>
    <w:p w:rsidR="529C1589" w:rsidP="2DA5C35C" w:rsidRDefault="529C1589" w14:paraId="1FB6BE1F" w14:textId="64AD9C64">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tehnike proučavanja fizičkog okruženja (</w:t>
      </w:r>
      <w:r w:rsidRPr="5E8D87B2" w:rsidR="529C1589">
        <w:rPr>
          <w:rFonts w:ascii="Times New Roman" w:hAnsi="Times New Roman" w:eastAsia="Times New Roman" w:cs="Times New Roman"/>
          <w:i w:val="1"/>
          <w:iCs w:val="1"/>
          <w:sz w:val="24"/>
          <w:szCs w:val="24"/>
        </w:rPr>
        <w:t>Physical</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environment-based</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image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tampering</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detection</w:t>
      </w:r>
      <w:r w:rsidRPr="5E8D87B2" w:rsidR="529C1589">
        <w:rPr>
          <w:rFonts w:ascii="Times New Roman" w:hAnsi="Times New Roman" w:eastAsia="Times New Roman" w:cs="Times New Roman"/>
          <w:sz w:val="24"/>
          <w:szCs w:val="24"/>
        </w:rPr>
        <w:t>)</w:t>
      </w:r>
    </w:p>
    <w:p w:rsidR="529C1589" w:rsidP="2DA5C35C" w:rsidRDefault="529C1589" w14:paraId="634F4BEB" w14:textId="4F195C53">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tehnike proučavanja geometrije slike (engl. </w:t>
      </w:r>
      <w:r w:rsidRPr="5E8D87B2" w:rsidR="529C1589">
        <w:rPr>
          <w:rFonts w:ascii="Times New Roman" w:hAnsi="Times New Roman" w:eastAsia="Times New Roman" w:cs="Times New Roman"/>
          <w:i w:val="1"/>
          <w:iCs w:val="1"/>
          <w:sz w:val="24"/>
          <w:szCs w:val="24"/>
        </w:rPr>
        <w:t>Geometry-based</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image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tampering</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detection</w:t>
      </w:r>
      <w:r w:rsidRPr="5E8D87B2" w:rsidR="529C1589">
        <w:rPr>
          <w:rFonts w:ascii="Times New Roman" w:hAnsi="Times New Roman" w:eastAsia="Times New Roman" w:cs="Times New Roman"/>
          <w:sz w:val="24"/>
          <w:szCs w:val="24"/>
        </w:rPr>
        <w:t>)</w:t>
      </w:r>
    </w:p>
    <w:p w:rsidR="529C1589" w:rsidP="2DA5C35C" w:rsidRDefault="529C1589" w14:paraId="26AAAF20" w14:textId="62BBDF99">
      <w:pPr>
        <w:spacing w:before="240" w:beforeAutospacing="off" w:after="240" w:afterAutospacing="off"/>
      </w:pPr>
      <w:r w:rsidRPr="5E8D87B2" w:rsidR="529C1589">
        <w:rPr>
          <w:rFonts w:ascii="Times New Roman" w:hAnsi="Times New Roman" w:eastAsia="Times New Roman" w:cs="Times New Roman"/>
          <w:b w:val="1"/>
          <w:bCs w:val="1"/>
          <w:sz w:val="24"/>
          <w:szCs w:val="24"/>
        </w:rPr>
        <w:t>Tehnike proučavanja piksela</w:t>
      </w:r>
      <w:r w:rsidRPr="5E8D87B2" w:rsidR="529C1589">
        <w:rPr>
          <w:rFonts w:ascii="Times New Roman" w:hAnsi="Times New Roman" w:eastAsia="Times New Roman" w:cs="Times New Roman"/>
          <w:sz w:val="24"/>
          <w:szCs w:val="24"/>
        </w:rPr>
        <w:t xml:space="preserve"> analiziraju korelacije na najnižoj razini koje se javljaju u područjima gdje je došlo do izmjene slike. Također, zasnovane su na ideji da će u područjima gdje dolazi do izmjene slike često doći do izmjene statističkih obilježja na razini piksela. Ova skupina tehnika ne zahtijeva poznavanje </w:t>
      </w:r>
      <w:r w:rsidRPr="5E8D87B2" w:rsidR="529C1589">
        <w:rPr>
          <w:rFonts w:ascii="Times New Roman" w:hAnsi="Times New Roman" w:eastAsia="Times New Roman" w:cs="Times New Roman"/>
          <w:sz w:val="24"/>
          <w:szCs w:val="24"/>
        </w:rPr>
        <w:t>metapodataka</w:t>
      </w:r>
      <w:r w:rsidRPr="5E8D87B2" w:rsidR="529C1589">
        <w:rPr>
          <w:rFonts w:ascii="Times New Roman" w:hAnsi="Times New Roman" w:eastAsia="Times New Roman" w:cs="Times New Roman"/>
          <w:sz w:val="24"/>
          <w:szCs w:val="24"/>
        </w:rPr>
        <w:t xml:space="preserve"> o slici, stoga je često primjenjivana te će se ovaj rad većinski fokusirati na njih.</w:t>
      </w:r>
    </w:p>
    <w:p w:rsidR="529C1589" w:rsidP="2DA5C35C" w:rsidRDefault="529C1589" w14:paraId="14792103" w14:textId="59719970">
      <w:pPr>
        <w:spacing w:before="240" w:beforeAutospacing="off" w:after="240" w:afterAutospacing="off"/>
      </w:pPr>
      <w:r w:rsidRPr="5E8D87B2" w:rsidR="529C1589">
        <w:rPr>
          <w:rFonts w:ascii="Times New Roman" w:hAnsi="Times New Roman" w:eastAsia="Times New Roman" w:cs="Times New Roman"/>
          <w:b w:val="1"/>
          <w:bCs w:val="1"/>
          <w:sz w:val="24"/>
          <w:szCs w:val="24"/>
        </w:rPr>
        <w:t>Tehnike proučavanja specifičnosti formata slike</w:t>
      </w:r>
      <w:r w:rsidRPr="5E8D87B2" w:rsidR="529C1589">
        <w:rPr>
          <w:rFonts w:ascii="Times New Roman" w:hAnsi="Times New Roman" w:eastAsia="Times New Roman" w:cs="Times New Roman"/>
          <w:sz w:val="24"/>
          <w:szCs w:val="24"/>
        </w:rPr>
        <w:t xml:space="preserve"> uzimaju u obzir specifičnosti pojedinih formata slike i na temelju njih traže informacije koje nisu konzistentne. Najčešće se koriste kod JPEG slika. Specifično, gledaju se razine kompresije na pojedinim dijelovima slike i pokušavaju se pronaći dijelovi slike koji nemaju očekivanu razinu kompresije.</w:t>
      </w:r>
    </w:p>
    <w:p w:rsidR="529C1589" w:rsidP="2DA5C35C" w:rsidRDefault="529C1589" w14:paraId="7B462255" w14:textId="34FF6585">
      <w:pPr>
        <w:spacing w:before="240" w:beforeAutospacing="off" w:after="240" w:afterAutospacing="off"/>
      </w:pPr>
      <w:r w:rsidRPr="5E8D87B2" w:rsidR="529C1589">
        <w:rPr>
          <w:rFonts w:ascii="Times New Roman" w:hAnsi="Times New Roman" w:eastAsia="Times New Roman" w:cs="Times New Roman"/>
          <w:b w:val="1"/>
          <w:bCs w:val="1"/>
          <w:sz w:val="24"/>
          <w:szCs w:val="24"/>
        </w:rPr>
        <w:t>Tehnike detekcije izmjena na razini kamere</w:t>
      </w:r>
      <w:r w:rsidRPr="5E8D87B2" w:rsidR="529C1589">
        <w:rPr>
          <w:rFonts w:ascii="Times New Roman" w:hAnsi="Times New Roman" w:eastAsia="Times New Roman" w:cs="Times New Roman"/>
          <w:sz w:val="24"/>
          <w:szCs w:val="24"/>
        </w:rPr>
        <w:t xml:space="preserve"> identificiraju izmjene koje nastaju u bilo kojoj fazi procesiranja slike. Neki od pristupa koji se primjenjuju su: </w:t>
      </w:r>
      <w:r w:rsidRPr="5E8D87B2" w:rsidR="529C1589">
        <w:rPr>
          <w:rFonts w:ascii="Times New Roman" w:hAnsi="Times New Roman" w:eastAsia="Times New Roman" w:cs="Times New Roman"/>
          <w:sz w:val="24"/>
          <w:szCs w:val="24"/>
        </w:rPr>
        <w:t>kvantizacija</w:t>
      </w:r>
      <w:r w:rsidRPr="5E8D87B2" w:rsidR="529C1589">
        <w:rPr>
          <w:rFonts w:ascii="Times New Roman" w:hAnsi="Times New Roman" w:eastAsia="Times New Roman" w:cs="Times New Roman"/>
          <w:sz w:val="24"/>
          <w:szCs w:val="24"/>
        </w:rPr>
        <w:t xml:space="preserve">, korelacija boja, gama-korelacija (korelacija između vektora brojeva), filtracija, JPEG kompresija i slično. Primjeri značajki koje se detektiraju su: </w:t>
      </w:r>
      <w:r w:rsidRPr="5E8D87B2" w:rsidR="529C1589">
        <w:rPr>
          <w:rFonts w:ascii="Times New Roman" w:hAnsi="Times New Roman" w:eastAsia="Times New Roman" w:cs="Times New Roman"/>
          <w:sz w:val="24"/>
          <w:szCs w:val="24"/>
        </w:rPr>
        <w:t>kromatsku</w:t>
      </w:r>
      <w:r w:rsidRPr="5E8D87B2" w:rsidR="529C1589">
        <w:rPr>
          <w:rFonts w:ascii="Times New Roman" w:hAnsi="Times New Roman" w:eastAsia="Times New Roman" w:cs="Times New Roman"/>
          <w:sz w:val="24"/>
          <w:szCs w:val="24"/>
        </w:rPr>
        <w:t xml:space="preserve"> aberaciju (skup pogrešaka u slici zbog nesavršenosti optičkih sustava [4]), primjenu filtera nad bojama, šum na senzoru i slično. Ovom metodom može se otkriti kombiniranje više slika nastalih s različitim kamerama na temelju ovih značajki, no nije u interesu nužno identificirati koje su kamere u pitanju. [8]</w:t>
      </w:r>
    </w:p>
    <w:p w:rsidR="529C1589" w:rsidP="2DA5C35C" w:rsidRDefault="529C1589" w14:paraId="37CB4030" w14:textId="5112AAB5">
      <w:pPr>
        <w:spacing w:before="240" w:beforeAutospacing="off" w:after="240" w:afterAutospacing="off"/>
      </w:pPr>
      <w:r w:rsidRPr="5E8D87B2" w:rsidR="529C1589">
        <w:rPr>
          <w:rFonts w:ascii="Times New Roman" w:hAnsi="Times New Roman" w:eastAsia="Times New Roman" w:cs="Times New Roman"/>
          <w:b w:val="1"/>
          <w:bCs w:val="1"/>
          <w:sz w:val="24"/>
          <w:szCs w:val="24"/>
        </w:rPr>
        <w:t>Tehnike identificiranja izvorne kamere</w:t>
      </w:r>
      <w:r w:rsidRPr="5E8D87B2" w:rsidR="529C1589">
        <w:rPr>
          <w:rFonts w:ascii="Times New Roman" w:hAnsi="Times New Roman" w:eastAsia="Times New Roman" w:cs="Times New Roman"/>
          <w:sz w:val="24"/>
          <w:szCs w:val="24"/>
        </w:rPr>
        <w:t xml:space="preserve"> nastoje otkriti izvor slike. Ovaj se pristup naziva slijepim pristupom (engl. </w:t>
      </w:r>
      <w:r w:rsidRPr="5E8D87B2" w:rsidR="529C1589">
        <w:rPr>
          <w:rFonts w:ascii="Times New Roman" w:hAnsi="Times New Roman" w:eastAsia="Times New Roman" w:cs="Times New Roman"/>
          <w:i w:val="1"/>
          <w:iCs w:val="1"/>
          <w:sz w:val="24"/>
          <w:szCs w:val="24"/>
        </w:rPr>
        <w:t>blind</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approach</w:t>
      </w:r>
      <w:r w:rsidRPr="5E8D87B2" w:rsidR="529C1589">
        <w:rPr>
          <w:rFonts w:ascii="Times New Roman" w:hAnsi="Times New Roman" w:eastAsia="Times New Roman" w:cs="Times New Roman"/>
          <w:sz w:val="24"/>
          <w:szCs w:val="24"/>
        </w:rPr>
        <w:t>) identifikacija jer se ne koriste informacija iz vodenog žiga, već isključivo značajke koje kamera ostavlja na svojim slikama. [6] One nisu povezane sa sadržajem slike, već sa značajkama kamere. Primjerice, to može biti distorzija leće, šum koji unosi senzor i sl. Za razliku od prethodne metode, ova metoda želi verificirati je li netko mijenjao sliku nakon njezina izvornog nastanka, odnosno potvrditi da značajke na toj slici odgovaraju onima koje bi ta kamera proizvela.</w:t>
      </w:r>
    </w:p>
    <w:p w:rsidR="529C1589" w:rsidP="2DA5C35C" w:rsidRDefault="529C1589" w14:paraId="688B994A" w14:textId="68CEC6C0">
      <w:pPr>
        <w:spacing w:before="240" w:beforeAutospacing="off" w:after="240" w:afterAutospacing="off"/>
      </w:pPr>
      <w:r w:rsidRPr="5E8D87B2" w:rsidR="529C1589">
        <w:rPr>
          <w:rFonts w:ascii="Times New Roman" w:hAnsi="Times New Roman" w:eastAsia="Times New Roman" w:cs="Times New Roman"/>
          <w:b w:val="1"/>
          <w:bCs w:val="1"/>
          <w:sz w:val="24"/>
          <w:szCs w:val="24"/>
        </w:rPr>
        <w:t>Tehnike proučavanja fizičkog okruženja</w:t>
      </w:r>
      <w:r w:rsidRPr="5E8D87B2" w:rsidR="529C1589">
        <w:rPr>
          <w:rFonts w:ascii="Times New Roman" w:hAnsi="Times New Roman" w:eastAsia="Times New Roman" w:cs="Times New Roman"/>
          <w:sz w:val="24"/>
          <w:szCs w:val="24"/>
        </w:rPr>
        <w:t xml:space="preserve"> primjenjive su pri analizi slika nekog prostora. Proučavaju osvjetljenje prostora i nalaze nepravilnosti. Očekivano je da neće cijela slika biti jednako osvijetljena, već da će se pojavljivati jače i slabije osvijetljena područja. No, očekuje se da će područja na približno jednakoj udaljenosti od leće imati približno jednako osvjetljenje i obrnuto, da objekti koji su daleko neće imati slično osvjetljenje. Ove se tehnike mogu primijeniti za detekciju </w:t>
      </w:r>
      <w:r w:rsidRPr="5E8D87B2" w:rsidR="529C1589">
        <w:rPr>
          <w:rFonts w:ascii="Times New Roman" w:hAnsi="Times New Roman" w:eastAsia="Times New Roman" w:cs="Times New Roman"/>
          <w:i w:val="1"/>
          <w:iCs w:val="1"/>
          <w:sz w:val="24"/>
          <w:szCs w:val="24"/>
        </w:rPr>
        <w:t>cut</w:t>
      </w:r>
      <w:r w:rsidRPr="5E8D87B2" w:rsidR="529C1589">
        <w:rPr>
          <w:rFonts w:ascii="Times New Roman" w:hAnsi="Times New Roman" w:eastAsia="Times New Roman" w:cs="Times New Roman"/>
          <w:i w:val="1"/>
          <w:iCs w:val="1"/>
          <w:sz w:val="24"/>
          <w:szCs w:val="24"/>
        </w:rPr>
        <w:t>-paste</w:t>
      </w:r>
      <w:r w:rsidRPr="5E8D87B2" w:rsidR="529C1589">
        <w:rPr>
          <w:rFonts w:ascii="Times New Roman" w:hAnsi="Times New Roman" w:eastAsia="Times New Roman" w:cs="Times New Roman"/>
          <w:sz w:val="24"/>
          <w:szCs w:val="24"/>
        </w:rPr>
        <w:t xml:space="preserve"> izmjene. Primjerice, uzmimo primjer slike jedne osobe na koju se doda osoba s neke druge slike kako bi izgledalo da su osobe razgovarale. Budući da su u pitanju dvije različite slike, gotovo sigurno će razine osvjetljenja biti drugačije. Ako osobe stoje blizu, očekuju se jednake razine osvjetljenja, stoga, ako se uoči razlika, to može implicirati da je došlo do </w:t>
      </w:r>
      <w:r w:rsidRPr="5E8D87B2" w:rsidR="529C1589">
        <w:rPr>
          <w:rFonts w:ascii="Times New Roman" w:hAnsi="Times New Roman" w:eastAsia="Times New Roman" w:cs="Times New Roman"/>
          <w:i w:val="1"/>
          <w:iCs w:val="1"/>
          <w:sz w:val="24"/>
          <w:szCs w:val="24"/>
        </w:rPr>
        <w:t>cut</w:t>
      </w:r>
      <w:r w:rsidRPr="5E8D87B2" w:rsidR="529C1589">
        <w:rPr>
          <w:rFonts w:ascii="Times New Roman" w:hAnsi="Times New Roman" w:eastAsia="Times New Roman" w:cs="Times New Roman"/>
          <w:i w:val="1"/>
          <w:iCs w:val="1"/>
          <w:sz w:val="24"/>
          <w:szCs w:val="24"/>
        </w:rPr>
        <w:t>-paste</w:t>
      </w:r>
      <w:r w:rsidRPr="5E8D87B2" w:rsidR="529C1589">
        <w:rPr>
          <w:rFonts w:ascii="Times New Roman" w:hAnsi="Times New Roman" w:eastAsia="Times New Roman" w:cs="Times New Roman"/>
          <w:sz w:val="24"/>
          <w:szCs w:val="24"/>
        </w:rPr>
        <w:t xml:space="preserve"> izmjene. Primijetimo da ova pojava samo implicira, a ne dokazuje, da je došlo do izmjene. Razlog tomu je što je zaista moguće da je iz nekog prirodnog razloga osvjetljenje drugačije (umjetno svjetlo, sjena, zamrljana leća i sl.) te da su te promjene nekad toliko malene da se ne razlikuju previše od uobičajenih fluktuacija osvjetljenja na nekom području.</w:t>
      </w:r>
    </w:p>
    <w:p w:rsidR="529C1589" w:rsidP="2DA5C35C" w:rsidRDefault="529C1589" w14:paraId="6767A388" w14:textId="747C6C75">
      <w:pPr>
        <w:spacing w:before="240" w:beforeAutospacing="off" w:after="240" w:afterAutospacing="off"/>
      </w:pPr>
      <w:r w:rsidRPr="1E161024" w:rsidR="529C1589">
        <w:rPr>
          <w:rFonts w:ascii="Times New Roman" w:hAnsi="Times New Roman" w:eastAsia="Times New Roman" w:cs="Times New Roman"/>
          <w:b w:val="1"/>
          <w:bCs w:val="1"/>
          <w:sz w:val="24"/>
          <w:szCs w:val="24"/>
        </w:rPr>
        <w:t>Tehnike proučavanja geometrije slike</w:t>
      </w:r>
      <w:r w:rsidRPr="1E161024" w:rsidR="529C1589">
        <w:rPr>
          <w:rFonts w:ascii="Times New Roman" w:hAnsi="Times New Roman" w:eastAsia="Times New Roman" w:cs="Times New Roman"/>
          <w:sz w:val="24"/>
          <w:szCs w:val="24"/>
        </w:rPr>
        <w:t xml:space="preserve"> zasnivaju se na oblicima objekata na slici. Najčešće su primjenjive u slučaju detekcije spajanja dviju ili više slika. Spajanje gotovo uvijek rezultira izmjenama geometrijskih značajki - oblika, veličine, orijentacije i simetrije. Jedna od najpoznatijih tehnika detekcije zasnovana je na SIFT (engl. </w:t>
      </w:r>
      <w:r w:rsidRPr="1E161024" w:rsidR="529C1589">
        <w:rPr>
          <w:rFonts w:ascii="Times New Roman" w:hAnsi="Times New Roman" w:eastAsia="Times New Roman" w:cs="Times New Roman"/>
          <w:i w:val="1"/>
          <w:iCs w:val="1"/>
          <w:sz w:val="24"/>
          <w:szCs w:val="24"/>
        </w:rPr>
        <w:t>Scale-</w:t>
      </w:r>
      <w:r w:rsidRPr="1E161024" w:rsidR="529C1589">
        <w:rPr>
          <w:rFonts w:ascii="Times New Roman" w:hAnsi="Times New Roman" w:eastAsia="Times New Roman" w:cs="Times New Roman"/>
          <w:i w:val="1"/>
          <w:iCs w:val="1"/>
          <w:sz w:val="24"/>
          <w:szCs w:val="24"/>
        </w:rPr>
        <w:t>invariant</w:t>
      </w:r>
      <w:r w:rsidRPr="1E161024" w:rsidR="529C1589">
        <w:rPr>
          <w:rFonts w:ascii="Times New Roman" w:hAnsi="Times New Roman" w:eastAsia="Times New Roman" w:cs="Times New Roman"/>
          <w:i w:val="1"/>
          <w:iCs w:val="1"/>
          <w:sz w:val="24"/>
          <w:szCs w:val="24"/>
        </w:rPr>
        <w:t xml:space="preserve"> </w:t>
      </w:r>
      <w:r w:rsidRPr="1E161024" w:rsidR="529C1589">
        <w:rPr>
          <w:rFonts w:ascii="Times New Roman" w:hAnsi="Times New Roman" w:eastAsia="Times New Roman" w:cs="Times New Roman"/>
          <w:i w:val="1"/>
          <w:iCs w:val="1"/>
          <w:sz w:val="24"/>
          <w:szCs w:val="24"/>
        </w:rPr>
        <w:t>Feature</w:t>
      </w:r>
      <w:r w:rsidRPr="1E161024" w:rsidR="529C1589">
        <w:rPr>
          <w:rFonts w:ascii="Times New Roman" w:hAnsi="Times New Roman" w:eastAsia="Times New Roman" w:cs="Times New Roman"/>
          <w:i w:val="1"/>
          <w:iCs w:val="1"/>
          <w:sz w:val="24"/>
          <w:szCs w:val="24"/>
        </w:rPr>
        <w:t xml:space="preserve"> </w:t>
      </w:r>
      <w:r w:rsidRPr="1E161024" w:rsidR="529C1589">
        <w:rPr>
          <w:rFonts w:ascii="Times New Roman" w:hAnsi="Times New Roman" w:eastAsia="Times New Roman" w:cs="Times New Roman"/>
          <w:i w:val="1"/>
          <w:iCs w:val="1"/>
          <w:sz w:val="24"/>
          <w:szCs w:val="24"/>
        </w:rPr>
        <w:t>Transform</w:t>
      </w:r>
      <w:r w:rsidRPr="1E161024" w:rsidR="529C1589">
        <w:rPr>
          <w:rFonts w:ascii="Times New Roman" w:hAnsi="Times New Roman" w:eastAsia="Times New Roman" w:cs="Times New Roman"/>
          <w:sz w:val="24"/>
          <w:szCs w:val="24"/>
        </w:rPr>
        <w:t xml:space="preserve">) značajkama, no postoje i brojne druge poput SURF (engl. </w:t>
      </w:r>
      <w:r w:rsidRPr="1E161024" w:rsidR="529C1589">
        <w:rPr>
          <w:rFonts w:ascii="Times New Roman" w:hAnsi="Times New Roman" w:eastAsia="Times New Roman" w:cs="Times New Roman"/>
          <w:i w:val="1"/>
          <w:iCs w:val="1"/>
          <w:sz w:val="24"/>
          <w:szCs w:val="24"/>
        </w:rPr>
        <w:t>Speeded</w:t>
      </w:r>
      <w:r w:rsidRPr="1E161024" w:rsidR="529C1589">
        <w:rPr>
          <w:rFonts w:ascii="Times New Roman" w:hAnsi="Times New Roman" w:eastAsia="Times New Roman" w:cs="Times New Roman"/>
          <w:i w:val="1"/>
          <w:iCs w:val="1"/>
          <w:sz w:val="24"/>
          <w:szCs w:val="24"/>
        </w:rPr>
        <w:t xml:space="preserve"> </w:t>
      </w:r>
      <w:r w:rsidRPr="1E161024" w:rsidR="529C1589">
        <w:rPr>
          <w:rFonts w:ascii="Times New Roman" w:hAnsi="Times New Roman" w:eastAsia="Times New Roman" w:cs="Times New Roman"/>
          <w:i w:val="1"/>
          <w:iCs w:val="1"/>
          <w:sz w:val="24"/>
          <w:szCs w:val="24"/>
        </w:rPr>
        <w:t>Up</w:t>
      </w:r>
      <w:r w:rsidRPr="1E161024" w:rsidR="529C1589">
        <w:rPr>
          <w:rFonts w:ascii="Times New Roman" w:hAnsi="Times New Roman" w:eastAsia="Times New Roman" w:cs="Times New Roman"/>
          <w:i w:val="1"/>
          <w:iCs w:val="1"/>
          <w:sz w:val="24"/>
          <w:szCs w:val="24"/>
        </w:rPr>
        <w:t xml:space="preserve"> </w:t>
      </w:r>
      <w:r w:rsidRPr="1E161024" w:rsidR="529C1589">
        <w:rPr>
          <w:rFonts w:ascii="Times New Roman" w:hAnsi="Times New Roman" w:eastAsia="Times New Roman" w:cs="Times New Roman"/>
          <w:i w:val="1"/>
          <w:iCs w:val="1"/>
          <w:sz w:val="24"/>
          <w:szCs w:val="24"/>
        </w:rPr>
        <w:t>Robust</w:t>
      </w:r>
      <w:r w:rsidRPr="1E161024" w:rsidR="529C1589">
        <w:rPr>
          <w:rFonts w:ascii="Times New Roman" w:hAnsi="Times New Roman" w:eastAsia="Times New Roman" w:cs="Times New Roman"/>
          <w:i w:val="1"/>
          <w:iCs w:val="1"/>
          <w:sz w:val="24"/>
          <w:szCs w:val="24"/>
        </w:rPr>
        <w:t xml:space="preserve"> </w:t>
      </w:r>
      <w:r w:rsidRPr="1E161024" w:rsidR="529C1589">
        <w:rPr>
          <w:rFonts w:ascii="Times New Roman" w:hAnsi="Times New Roman" w:eastAsia="Times New Roman" w:cs="Times New Roman"/>
          <w:i w:val="1"/>
          <w:iCs w:val="1"/>
          <w:sz w:val="24"/>
          <w:szCs w:val="24"/>
        </w:rPr>
        <w:t>Features</w:t>
      </w:r>
      <w:r w:rsidRPr="1E161024" w:rsidR="529C1589">
        <w:rPr>
          <w:rFonts w:ascii="Times New Roman" w:hAnsi="Times New Roman" w:eastAsia="Times New Roman" w:cs="Times New Roman"/>
          <w:sz w:val="24"/>
          <w:szCs w:val="24"/>
        </w:rPr>
        <w:t xml:space="preserve">), FAST (engl. </w:t>
      </w:r>
      <w:r w:rsidRPr="1E161024" w:rsidR="529C1589">
        <w:rPr>
          <w:rFonts w:ascii="Times New Roman" w:hAnsi="Times New Roman" w:eastAsia="Times New Roman" w:cs="Times New Roman"/>
          <w:i w:val="1"/>
          <w:iCs w:val="1"/>
          <w:sz w:val="24"/>
          <w:szCs w:val="24"/>
        </w:rPr>
        <w:t>Features</w:t>
      </w:r>
      <w:r w:rsidRPr="1E161024" w:rsidR="529C1589">
        <w:rPr>
          <w:rFonts w:ascii="Times New Roman" w:hAnsi="Times New Roman" w:eastAsia="Times New Roman" w:cs="Times New Roman"/>
          <w:i w:val="1"/>
          <w:iCs w:val="1"/>
          <w:sz w:val="24"/>
          <w:szCs w:val="24"/>
        </w:rPr>
        <w:t xml:space="preserve"> </w:t>
      </w:r>
      <w:r w:rsidRPr="1E161024" w:rsidR="529C1589">
        <w:rPr>
          <w:rFonts w:ascii="Times New Roman" w:hAnsi="Times New Roman" w:eastAsia="Times New Roman" w:cs="Times New Roman"/>
          <w:i w:val="1"/>
          <w:iCs w:val="1"/>
          <w:sz w:val="24"/>
          <w:szCs w:val="24"/>
        </w:rPr>
        <w:t>from</w:t>
      </w:r>
      <w:r w:rsidRPr="1E161024" w:rsidR="529C1589">
        <w:rPr>
          <w:rFonts w:ascii="Times New Roman" w:hAnsi="Times New Roman" w:eastAsia="Times New Roman" w:cs="Times New Roman"/>
          <w:i w:val="1"/>
          <w:iCs w:val="1"/>
          <w:sz w:val="24"/>
          <w:szCs w:val="24"/>
        </w:rPr>
        <w:t xml:space="preserve"> </w:t>
      </w:r>
      <w:r w:rsidRPr="1E161024" w:rsidR="529C1589">
        <w:rPr>
          <w:rFonts w:ascii="Times New Roman" w:hAnsi="Times New Roman" w:eastAsia="Times New Roman" w:cs="Times New Roman"/>
          <w:i w:val="1"/>
          <w:iCs w:val="1"/>
          <w:sz w:val="24"/>
          <w:szCs w:val="24"/>
        </w:rPr>
        <w:t>Accelearated</w:t>
      </w:r>
      <w:r w:rsidRPr="1E161024" w:rsidR="529C1589">
        <w:rPr>
          <w:rFonts w:ascii="Times New Roman" w:hAnsi="Times New Roman" w:eastAsia="Times New Roman" w:cs="Times New Roman"/>
          <w:i w:val="1"/>
          <w:iCs w:val="1"/>
          <w:sz w:val="24"/>
          <w:szCs w:val="24"/>
        </w:rPr>
        <w:t xml:space="preserve"> Segment Test</w:t>
      </w:r>
      <w:r w:rsidRPr="1E161024" w:rsidR="529C1589">
        <w:rPr>
          <w:rFonts w:ascii="Times New Roman" w:hAnsi="Times New Roman" w:eastAsia="Times New Roman" w:cs="Times New Roman"/>
          <w:sz w:val="24"/>
          <w:szCs w:val="24"/>
        </w:rPr>
        <w:t xml:space="preserve">) i RANSAC (engl. </w:t>
      </w:r>
      <w:r w:rsidRPr="1E161024" w:rsidR="529C1589">
        <w:rPr>
          <w:rFonts w:ascii="Times New Roman" w:hAnsi="Times New Roman" w:eastAsia="Times New Roman" w:cs="Times New Roman"/>
          <w:i w:val="1"/>
          <w:iCs w:val="1"/>
          <w:sz w:val="24"/>
          <w:szCs w:val="24"/>
        </w:rPr>
        <w:t xml:space="preserve">Radnom </w:t>
      </w:r>
      <w:r w:rsidRPr="1E161024" w:rsidR="529C1589">
        <w:rPr>
          <w:rFonts w:ascii="Times New Roman" w:hAnsi="Times New Roman" w:eastAsia="Times New Roman" w:cs="Times New Roman"/>
          <w:i w:val="1"/>
          <w:iCs w:val="1"/>
          <w:sz w:val="24"/>
          <w:szCs w:val="24"/>
        </w:rPr>
        <w:t>Sample</w:t>
      </w:r>
      <w:r w:rsidRPr="1E161024" w:rsidR="529C1589">
        <w:rPr>
          <w:rFonts w:ascii="Times New Roman" w:hAnsi="Times New Roman" w:eastAsia="Times New Roman" w:cs="Times New Roman"/>
          <w:i w:val="1"/>
          <w:iCs w:val="1"/>
          <w:sz w:val="24"/>
          <w:szCs w:val="24"/>
        </w:rPr>
        <w:t xml:space="preserve"> </w:t>
      </w:r>
      <w:r w:rsidRPr="1E161024" w:rsidR="529C1589">
        <w:rPr>
          <w:rFonts w:ascii="Times New Roman" w:hAnsi="Times New Roman" w:eastAsia="Times New Roman" w:cs="Times New Roman"/>
          <w:i w:val="1"/>
          <w:iCs w:val="1"/>
          <w:sz w:val="24"/>
          <w:szCs w:val="24"/>
        </w:rPr>
        <w:t>Consensus</w:t>
      </w:r>
      <w:r w:rsidRPr="1E161024" w:rsidR="529C1589">
        <w:rPr>
          <w:rFonts w:ascii="Times New Roman" w:hAnsi="Times New Roman" w:eastAsia="Times New Roman" w:cs="Times New Roman"/>
          <w:sz w:val="24"/>
          <w:szCs w:val="24"/>
        </w:rPr>
        <w:t>) [9] SIFT radi tako da izvuče ključne točke slike i radi na njima te je iz tog razloga vrlo otporna na rotiranje, skaliranje i ostale geometrijske promjene.</w:t>
      </w:r>
    </w:p>
    <w:p w:rsidR="1C378E32" w:rsidP="1E161024" w:rsidRDefault="1C378E32" w14:paraId="02FD7F3B" w14:textId="62874070">
      <w:pPr>
        <w:spacing w:before="240" w:beforeAutospacing="off" w:after="240" w:afterAutospacing="off"/>
        <w:rPr>
          <w:rFonts w:ascii="Times New Roman" w:hAnsi="Times New Roman" w:eastAsia="Times New Roman" w:cs="Times New Roman"/>
          <w:sz w:val="24"/>
          <w:szCs w:val="24"/>
        </w:rPr>
      </w:pPr>
      <w:commentRangeStart w:id="1383508111"/>
      <w:r w:rsidRPr="0E19781F" w:rsidR="1C378E32">
        <w:rPr>
          <w:rFonts w:ascii="Times New Roman" w:hAnsi="Times New Roman" w:eastAsia="Times New Roman" w:cs="Times New Roman"/>
          <w:sz w:val="24"/>
          <w:szCs w:val="24"/>
        </w:rPr>
        <w:t xml:space="preserve">Podjela opisana u ovom poglavlju grafički je prikazana na </w:t>
      </w:r>
      <w:r w:rsidRPr="0E19781F" w:rsidR="1C378E32">
        <w:rPr>
          <w:rFonts w:ascii="Times New Roman" w:hAnsi="Times New Roman" w:eastAsia="Times New Roman" w:cs="Times New Roman"/>
          <w:b w:val="1"/>
          <w:bCs w:val="1"/>
          <w:sz w:val="24"/>
          <w:szCs w:val="24"/>
        </w:rPr>
        <w:t>slici 2.1.</w:t>
      </w:r>
      <w:commentRangeEnd w:id="1383508111"/>
      <w:r>
        <w:rPr>
          <w:rStyle w:val="CommentReference"/>
        </w:rPr>
        <w:commentReference w:id="1383508111"/>
      </w:r>
    </w:p>
    <w:p w:rsidR="1C378E32" w:rsidP="1E161024" w:rsidRDefault="1C378E32" w14:paraId="6F104A70" w14:textId="13DA7D82">
      <w:pPr>
        <w:spacing w:before="240" w:beforeAutospacing="off" w:after="240" w:afterAutospacing="off"/>
        <w:jc w:val="center"/>
        <w:rPr>
          <w:rFonts w:ascii="Times New Roman" w:hAnsi="Times New Roman" w:eastAsia="Times New Roman" w:cs="Times New Roman"/>
          <w:sz w:val="24"/>
          <w:szCs w:val="24"/>
        </w:rPr>
      </w:pPr>
      <w:r w:rsidR="1C378E32">
        <w:drawing>
          <wp:inline wp14:editId="2DC3799C" wp14:anchorId="26F95112">
            <wp:extent cx="5962650" cy="4670403"/>
            <wp:effectExtent l="0" t="0" r="0" b="0"/>
            <wp:docPr id="30046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46339" name="Picture 30046339"/>
                    <pic:cNvPicPr/>
                  </pic:nvPicPr>
                  <pic:blipFill>
                    <a:blip xmlns:r="http://schemas.openxmlformats.org/officeDocument/2006/relationships" r:embed="rId317693528">
                      <a:extLst>
                        <a:ext uri="{28A0092B-C50C-407E-A947-70E740481C1C}">
                          <a14:useLocalDpi xmlns:a14="http://schemas.microsoft.com/office/drawing/2010/main"/>
                        </a:ext>
                      </a:extLst>
                    </a:blip>
                    <a:stretch>
                      <a:fillRect/>
                    </a:stretch>
                  </pic:blipFill>
                  <pic:spPr>
                    <a:xfrm rot="0">
                      <a:off x="0" y="0"/>
                      <a:ext cx="5962650" cy="4670403"/>
                    </a:xfrm>
                    <a:prstGeom prst="rect">
                      <a:avLst/>
                    </a:prstGeom>
                  </pic:spPr>
                </pic:pic>
              </a:graphicData>
            </a:graphic>
          </wp:inline>
        </w:drawing>
      </w:r>
      <w:r w:rsidRPr="1E161024" w:rsidR="1C378E32">
        <w:rPr>
          <w:rFonts w:ascii="Times New Roman" w:hAnsi="Times New Roman" w:eastAsia="Times New Roman" w:cs="Times New Roman"/>
          <w:sz w:val="24"/>
          <w:szCs w:val="24"/>
        </w:rPr>
        <w:t xml:space="preserve">Sl 2.1 Podjela metoda </w:t>
      </w:r>
      <w:r w:rsidRPr="1E161024" w:rsidR="1C378E32">
        <w:rPr>
          <w:rFonts w:ascii="Times New Roman" w:hAnsi="Times New Roman" w:eastAsia="Times New Roman" w:cs="Times New Roman"/>
          <w:sz w:val="24"/>
          <w:szCs w:val="24"/>
        </w:rPr>
        <w:t>autentikacije</w:t>
      </w:r>
      <w:r w:rsidRPr="1E161024" w:rsidR="1C378E32">
        <w:rPr>
          <w:rFonts w:ascii="Times New Roman" w:hAnsi="Times New Roman" w:eastAsia="Times New Roman" w:cs="Times New Roman"/>
          <w:sz w:val="24"/>
          <w:szCs w:val="24"/>
        </w:rPr>
        <w:t xml:space="preserve"> slike</w:t>
      </w:r>
    </w:p>
    <w:p w:rsidR="48CE5439" w:rsidP="5E8D87B2" w:rsidRDefault="48CE5439" w14:paraId="52620313" w14:textId="5C89EB2F">
      <w:pPr>
        <w:pStyle w:val="Heading1"/>
        <w:rPr>
          <w:rFonts w:ascii="Times New Roman" w:hAnsi="Times New Roman" w:eastAsia="Times New Roman" w:cs="Times New Roman"/>
          <w:sz w:val="24"/>
          <w:szCs w:val="24"/>
        </w:rPr>
      </w:pPr>
      <w:bookmarkStart w:name="_Toc922418702" w:id="1481894980"/>
      <w:r w:rsidR="48CE5439">
        <w:rPr/>
        <w:t>Oporavak slika</w:t>
      </w:r>
      <w:bookmarkEnd w:id="1481894980"/>
    </w:p>
    <w:p w:rsidR="529C1589" w:rsidP="2DA5C35C" w:rsidRDefault="529C1589" w14:paraId="2C0815F9" w14:textId="6FFD3916">
      <w:pPr>
        <w:spacing w:before="240" w:beforeAutospacing="off" w:after="24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Kao što se fizička slika može oštetiti, isto tako se može oštetiti i digitalna slika. Oporavak slika (engl. </w:t>
      </w:r>
      <w:r w:rsidRPr="5E8D87B2" w:rsidR="529C1589">
        <w:rPr>
          <w:rFonts w:ascii="Times New Roman" w:hAnsi="Times New Roman" w:eastAsia="Times New Roman" w:cs="Times New Roman"/>
          <w:i w:val="1"/>
          <w:iCs w:val="1"/>
          <w:sz w:val="24"/>
          <w:szCs w:val="24"/>
        </w:rPr>
        <w:t>Image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restoration</w:t>
      </w:r>
      <w:r w:rsidRPr="5E8D87B2" w:rsidR="529C1589">
        <w:rPr>
          <w:rFonts w:ascii="Times New Roman" w:hAnsi="Times New Roman" w:eastAsia="Times New Roman" w:cs="Times New Roman"/>
          <w:i w:val="1"/>
          <w:iCs w:val="1"/>
          <w:sz w:val="24"/>
          <w:szCs w:val="24"/>
        </w:rPr>
        <w:t>, IR</w:t>
      </w:r>
      <w:r w:rsidRPr="5E8D87B2" w:rsidR="529C1589">
        <w:rPr>
          <w:rFonts w:ascii="Times New Roman" w:hAnsi="Times New Roman" w:eastAsia="Times New Roman" w:cs="Times New Roman"/>
          <w:sz w:val="24"/>
          <w:szCs w:val="24"/>
        </w:rPr>
        <w:t>) odnosi se na procjenu informacije koja se nalazila na dijelu slike koji je trenutno oštećen na temelju ostatka slike koji nije oštećen [10]. Tehnika oporavka ne moraju se uvijek primjenjivati na sliku koja je nekoć bila dobre kvalitete pa se oštetila, već se koristi i na slikama koje su u svom izvornom obliku loše čitljive za ljudsko oko. Primjer takvih slika su medicinski nalazi čiji su senzori po prirodi puni šuma jer nastoje uhvatiti nešto što ljudskom oku uobičajeno nije vidljivo.</w:t>
      </w:r>
    </w:p>
    <w:p w:rsidR="086F4A57" w:rsidP="5E8D87B2" w:rsidRDefault="086F4A57" w14:paraId="32EB16B5" w14:textId="13094463">
      <w:pPr>
        <w:pStyle w:val="Heading2"/>
        <w:rPr>
          <w:rFonts w:ascii="Times New Roman" w:hAnsi="Times New Roman" w:eastAsia="Times New Roman" w:cs="Times New Roman"/>
          <w:sz w:val="24"/>
          <w:szCs w:val="24"/>
        </w:rPr>
      </w:pPr>
      <w:bookmarkStart w:name="_Toc1235138523" w:id="1393414521"/>
      <w:r w:rsidR="086F4A57">
        <w:rPr/>
        <w:t>Podjela metoda oporavka slika</w:t>
      </w:r>
      <w:bookmarkEnd w:id="1393414521"/>
    </w:p>
    <w:p w:rsidR="529C1589" w:rsidP="2DA5C35C" w:rsidRDefault="529C1589" w14:paraId="2047FE2E" w14:textId="3C982062">
      <w:pPr>
        <w:spacing w:before="240" w:beforeAutospacing="off" w:after="240" w:afterAutospacing="off"/>
      </w:pPr>
      <w:r w:rsidRPr="5E8D87B2" w:rsidR="529C1589">
        <w:rPr>
          <w:rFonts w:ascii="Times New Roman" w:hAnsi="Times New Roman" w:eastAsia="Times New Roman" w:cs="Times New Roman"/>
          <w:sz w:val="24"/>
          <w:szCs w:val="24"/>
        </w:rPr>
        <w:t>S obzirom na način kojim se provode, metode oporavka slika mogu se podijeliti na:</w:t>
      </w:r>
    </w:p>
    <w:p w:rsidR="529C1589" w:rsidP="2DA5C35C" w:rsidRDefault="529C1589" w14:paraId="74261883" w14:textId="530965DE">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metoda zasnovana na varijacijskim parcijalnim diferencijalnim jednadžbama (engl. </w:t>
      </w:r>
      <w:r w:rsidRPr="5E8D87B2" w:rsidR="529C1589">
        <w:rPr>
          <w:rFonts w:ascii="Times New Roman" w:hAnsi="Times New Roman" w:eastAsia="Times New Roman" w:cs="Times New Roman"/>
          <w:i w:val="1"/>
          <w:iCs w:val="1"/>
          <w:sz w:val="24"/>
          <w:szCs w:val="24"/>
        </w:rPr>
        <w:t>Image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restoration</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based</w:t>
      </w:r>
      <w:r w:rsidRPr="5E8D87B2" w:rsidR="529C1589">
        <w:rPr>
          <w:rFonts w:ascii="Times New Roman" w:hAnsi="Times New Roman" w:eastAsia="Times New Roman" w:cs="Times New Roman"/>
          <w:i w:val="1"/>
          <w:iCs w:val="1"/>
          <w:sz w:val="24"/>
          <w:szCs w:val="24"/>
        </w:rPr>
        <w:t xml:space="preserve"> on </w:t>
      </w:r>
      <w:r w:rsidRPr="5E8D87B2" w:rsidR="529C1589">
        <w:rPr>
          <w:rFonts w:ascii="Times New Roman" w:hAnsi="Times New Roman" w:eastAsia="Times New Roman" w:cs="Times New Roman"/>
          <w:i w:val="1"/>
          <w:iCs w:val="1"/>
          <w:sz w:val="24"/>
          <w:szCs w:val="24"/>
        </w:rPr>
        <w:t>variational</w:t>
      </w:r>
      <w:r w:rsidRPr="5E8D87B2" w:rsidR="529C1589">
        <w:rPr>
          <w:rFonts w:ascii="Times New Roman" w:hAnsi="Times New Roman" w:eastAsia="Times New Roman" w:cs="Times New Roman"/>
          <w:i w:val="1"/>
          <w:iCs w:val="1"/>
          <w:sz w:val="24"/>
          <w:szCs w:val="24"/>
        </w:rPr>
        <w:t xml:space="preserve"> PDE</w:t>
      </w:r>
      <w:r w:rsidRPr="5E8D87B2" w:rsidR="529C1589">
        <w:rPr>
          <w:rFonts w:ascii="Times New Roman" w:hAnsi="Times New Roman" w:eastAsia="Times New Roman" w:cs="Times New Roman"/>
          <w:sz w:val="24"/>
          <w:szCs w:val="24"/>
        </w:rPr>
        <w:t>)</w:t>
      </w:r>
    </w:p>
    <w:p w:rsidR="529C1589" w:rsidP="2DA5C35C" w:rsidRDefault="529C1589" w14:paraId="7153FD61" w14:textId="765FA572">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hr-HR"/>
        </w:rPr>
      </w:pPr>
      <w:r w:rsidRPr="5E8D87B2" w:rsidR="529C1589">
        <w:rPr>
          <w:rFonts w:ascii="Times New Roman" w:hAnsi="Times New Roman" w:eastAsia="Times New Roman" w:cs="Times New Roman"/>
          <w:sz w:val="24"/>
          <w:szCs w:val="24"/>
        </w:rPr>
        <w:t xml:space="preserve">metoda zasnovana na teksturi (engl. </w:t>
      </w:r>
      <w:r w:rsidRPr="5E8D87B2" w:rsidR="529C1589">
        <w:rPr>
          <w:rFonts w:ascii="Times New Roman" w:hAnsi="Times New Roman" w:eastAsia="Times New Roman" w:cs="Times New Roman"/>
          <w:i w:val="1"/>
          <w:iCs w:val="1"/>
          <w:sz w:val="24"/>
          <w:szCs w:val="24"/>
        </w:rPr>
        <w:t>Image</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restoration</w:t>
      </w:r>
      <w:r w:rsidRPr="5E8D87B2" w:rsidR="529C1589">
        <w:rPr>
          <w:rFonts w:ascii="Times New Roman" w:hAnsi="Times New Roman" w:eastAsia="Times New Roman" w:cs="Times New Roman"/>
          <w:i w:val="1"/>
          <w:iCs w:val="1"/>
          <w:sz w:val="24"/>
          <w:szCs w:val="24"/>
        </w:rPr>
        <w:t xml:space="preserve"> </w:t>
      </w:r>
      <w:r w:rsidRPr="5E8D87B2" w:rsidR="529C1589">
        <w:rPr>
          <w:rFonts w:ascii="Times New Roman" w:hAnsi="Times New Roman" w:eastAsia="Times New Roman" w:cs="Times New Roman"/>
          <w:i w:val="1"/>
          <w:iCs w:val="1"/>
          <w:sz w:val="24"/>
          <w:szCs w:val="24"/>
        </w:rPr>
        <w:t>based</w:t>
      </w:r>
      <w:r w:rsidRPr="5E8D87B2" w:rsidR="529C1589">
        <w:rPr>
          <w:rFonts w:ascii="Times New Roman" w:hAnsi="Times New Roman" w:eastAsia="Times New Roman" w:cs="Times New Roman"/>
          <w:i w:val="1"/>
          <w:iCs w:val="1"/>
          <w:sz w:val="24"/>
          <w:szCs w:val="24"/>
        </w:rPr>
        <w:t xml:space="preserve"> on </w:t>
      </w:r>
      <w:r w:rsidRPr="5E8D87B2" w:rsidR="529C1589">
        <w:rPr>
          <w:rFonts w:ascii="Times New Roman" w:hAnsi="Times New Roman" w:eastAsia="Times New Roman" w:cs="Times New Roman"/>
          <w:i w:val="1"/>
          <w:iCs w:val="1"/>
          <w:sz w:val="24"/>
          <w:szCs w:val="24"/>
        </w:rPr>
        <w:t>texture</w:t>
      </w:r>
      <w:r w:rsidRPr="5E8D87B2" w:rsidR="529C1589">
        <w:rPr>
          <w:rFonts w:ascii="Times New Roman" w:hAnsi="Times New Roman" w:eastAsia="Times New Roman" w:cs="Times New Roman"/>
          <w:sz w:val="24"/>
          <w:szCs w:val="24"/>
        </w:rPr>
        <w:t>)</w:t>
      </w:r>
    </w:p>
    <w:p w:rsidR="529C1589" w:rsidP="2DA5C35C" w:rsidRDefault="529C1589" w14:paraId="092938BF" w14:textId="531C506A">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hr-HR"/>
        </w:rPr>
      </w:pPr>
      <w:r w:rsidRPr="0E19781F" w:rsidR="529C1589">
        <w:rPr>
          <w:rFonts w:ascii="Times New Roman" w:hAnsi="Times New Roman" w:eastAsia="Times New Roman" w:cs="Times New Roman"/>
          <w:sz w:val="24"/>
          <w:szCs w:val="24"/>
        </w:rPr>
        <w:t>metod</w:t>
      </w:r>
      <w:r w:rsidRPr="0E19781F" w:rsidR="6696522A">
        <w:rPr>
          <w:rFonts w:ascii="Times New Roman" w:hAnsi="Times New Roman" w:eastAsia="Times New Roman" w:cs="Times New Roman"/>
          <w:sz w:val="24"/>
          <w:szCs w:val="24"/>
        </w:rPr>
        <w:t>e</w:t>
      </w:r>
      <w:r w:rsidRPr="0E19781F" w:rsidR="529C1589">
        <w:rPr>
          <w:rFonts w:ascii="Times New Roman" w:hAnsi="Times New Roman" w:eastAsia="Times New Roman" w:cs="Times New Roman"/>
          <w:sz w:val="24"/>
          <w:szCs w:val="24"/>
        </w:rPr>
        <w:t xml:space="preserve"> zasnovan</w:t>
      </w:r>
      <w:r w:rsidRPr="0E19781F" w:rsidR="6E568C73">
        <w:rPr>
          <w:rFonts w:ascii="Times New Roman" w:hAnsi="Times New Roman" w:eastAsia="Times New Roman" w:cs="Times New Roman"/>
          <w:sz w:val="24"/>
          <w:szCs w:val="24"/>
        </w:rPr>
        <w:t>e</w:t>
      </w:r>
      <w:r w:rsidRPr="0E19781F" w:rsidR="529C1589">
        <w:rPr>
          <w:rFonts w:ascii="Times New Roman" w:hAnsi="Times New Roman" w:eastAsia="Times New Roman" w:cs="Times New Roman"/>
          <w:sz w:val="24"/>
          <w:szCs w:val="24"/>
        </w:rPr>
        <w:t xml:space="preserve"> na dubokom učenju (engl. </w:t>
      </w:r>
      <w:r w:rsidRPr="0E19781F" w:rsidR="529C1589">
        <w:rPr>
          <w:rFonts w:ascii="Times New Roman" w:hAnsi="Times New Roman" w:eastAsia="Times New Roman" w:cs="Times New Roman"/>
          <w:i w:val="1"/>
          <w:iCs w:val="1"/>
          <w:sz w:val="24"/>
          <w:szCs w:val="24"/>
        </w:rPr>
        <w:t>Image</w:t>
      </w:r>
      <w:r w:rsidRPr="0E19781F" w:rsidR="529C1589">
        <w:rPr>
          <w:rFonts w:ascii="Times New Roman" w:hAnsi="Times New Roman" w:eastAsia="Times New Roman" w:cs="Times New Roman"/>
          <w:i w:val="1"/>
          <w:iCs w:val="1"/>
          <w:sz w:val="24"/>
          <w:szCs w:val="24"/>
        </w:rPr>
        <w:t xml:space="preserve"> </w:t>
      </w:r>
      <w:r w:rsidRPr="0E19781F" w:rsidR="529C1589">
        <w:rPr>
          <w:rFonts w:ascii="Times New Roman" w:hAnsi="Times New Roman" w:eastAsia="Times New Roman" w:cs="Times New Roman"/>
          <w:i w:val="1"/>
          <w:iCs w:val="1"/>
          <w:sz w:val="24"/>
          <w:szCs w:val="24"/>
        </w:rPr>
        <w:t>restoration</w:t>
      </w:r>
      <w:r w:rsidRPr="0E19781F" w:rsidR="529C1589">
        <w:rPr>
          <w:rFonts w:ascii="Times New Roman" w:hAnsi="Times New Roman" w:eastAsia="Times New Roman" w:cs="Times New Roman"/>
          <w:i w:val="1"/>
          <w:iCs w:val="1"/>
          <w:sz w:val="24"/>
          <w:szCs w:val="24"/>
        </w:rPr>
        <w:t xml:space="preserve"> </w:t>
      </w:r>
      <w:r w:rsidRPr="0E19781F" w:rsidR="529C1589">
        <w:rPr>
          <w:rFonts w:ascii="Times New Roman" w:hAnsi="Times New Roman" w:eastAsia="Times New Roman" w:cs="Times New Roman"/>
          <w:i w:val="1"/>
          <w:iCs w:val="1"/>
          <w:sz w:val="24"/>
          <w:szCs w:val="24"/>
        </w:rPr>
        <w:t>based</w:t>
      </w:r>
      <w:r w:rsidRPr="0E19781F" w:rsidR="529C1589">
        <w:rPr>
          <w:rFonts w:ascii="Times New Roman" w:hAnsi="Times New Roman" w:eastAsia="Times New Roman" w:cs="Times New Roman"/>
          <w:i w:val="1"/>
          <w:iCs w:val="1"/>
          <w:sz w:val="24"/>
          <w:szCs w:val="24"/>
        </w:rPr>
        <w:t xml:space="preserve"> on </w:t>
      </w:r>
      <w:r w:rsidRPr="0E19781F" w:rsidR="529C1589">
        <w:rPr>
          <w:rFonts w:ascii="Times New Roman" w:hAnsi="Times New Roman" w:eastAsia="Times New Roman" w:cs="Times New Roman"/>
          <w:i w:val="1"/>
          <w:iCs w:val="1"/>
          <w:sz w:val="24"/>
          <w:szCs w:val="24"/>
        </w:rPr>
        <w:t>deep</w:t>
      </w:r>
      <w:r w:rsidRPr="0E19781F" w:rsidR="529C1589">
        <w:rPr>
          <w:rFonts w:ascii="Times New Roman" w:hAnsi="Times New Roman" w:eastAsia="Times New Roman" w:cs="Times New Roman"/>
          <w:i w:val="1"/>
          <w:iCs w:val="1"/>
          <w:sz w:val="24"/>
          <w:szCs w:val="24"/>
        </w:rPr>
        <w:t xml:space="preserve"> </w:t>
      </w:r>
      <w:r w:rsidRPr="0E19781F" w:rsidR="529C1589">
        <w:rPr>
          <w:rFonts w:ascii="Times New Roman" w:hAnsi="Times New Roman" w:eastAsia="Times New Roman" w:cs="Times New Roman"/>
          <w:i w:val="1"/>
          <w:iCs w:val="1"/>
          <w:sz w:val="24"/>
          <w:szCs w:val="24"/>
        </w:rPr>
        <w:t>learning</w:t>
      </w:r>
      <w:r w:rsidRPr="0E19781F" w:rsidR="529C1589">
        <w:rPr>
          <w:rFonts w:ascii="Times New Roman" w:hAnsi="Times New Roman" w:eastAsia="Times New Roman" w:cs="Times New Roman"/>
          <w:sz w:val="24"/>
          <w:szCs w:val="24"/>
        </w:rPr>
        <w:t>)</w:t>
      </w:r>
    </w:p>
    <w:p w:rsidR="529C1589" w:rsidP="5E8D87B2" w:rsidRDefault="529C1589" w14:paraId="17E1372D" w14:textId="79CF6833">
      <w:pPr>
        <w:pStyle w:val="Heading3"/>
        <w:rPr>
          <w:rFonts w:ascii="Times New Roman" w:hAnsi="Times New Roman" w:eastAsia="Times New Roman" w:cs="Times New Roman"/>
          <w:sz w:val="24"/>
          <w:szCs w:val="24"/>
        </w:rPr>
      </w:pPr>
      <w:bookmarkStart w:name="_Metoda_zasnovana_na" w:id="20590047"/>
      <w:bookmarkStart w:name="_Toc524229794" w:id="460533388"/>
      <w:r w:rsidR="529C1589">
        <w:rPr/>
        <w:t>Metoda zasnovana na varijacijskim parcijalnim diferencijalnim jednadžbama</w:t>
      </w:r>
      <w:bookmarkEnd w:id="20590047"/>
      <w:bookmarkEnd w:id="460533388"/>
    </w:p>
    <w:p w:rsidR="529C1589" w:rsidP="2DA5C35C" w:rsidRDefault="529C1589" w14:paraId="08A62AB0" w14:textId="227D705A">
      <w:pPr>
        <w:spacing w:before="240" w:beforeAutospacing="off" w:after="240" w:afterAutospacing="off"/>
        <w:rPr>
          <w:rFonts w:ascii="Times New Roman" w:hAnsi="Times New Roman" w:eastAsia="Times New Roman" w:cs="Times New Roman"/>
          <w:b w:val="1"/>
          <w:bCs w:val="1"/>
          <w:noProof w:val="0"/>
          <w:sz w:val="24"/>
          <w:szCs w:val="24"/>
          <w:lang w:val="hr-HR"/>
        </w:rPr>
      </w:pPr>
      <w:r w:rsidRPr="5E8D87B2" w:rsidR="529C1589">
        <w:rPr>
          <w:rFonts w:ascii="Times New Roman" w:hAnsi="Times New Roman" w:eastAsia="Times New Roman" w:cs="Times New Roman"/>
          <w:b w:val="1"/>
          <w:bCs w:val="1"/>
          <w:sz w:val="24"/>
          <w:szCs w:val="24"/>
        </w:rPr>
        <w:t>Varijacijske parcijalne diferencijalne jednadžbe</w:t>
      </w:r>
      <w:r w:rsidRPr="5E8D87B2" w:rsidR="529C1589">
        <w:rPr>
          <w:rFonts w:ascii="Times New Roman" w:hAnsi="Times New Roman" w:eastAsia="Times New Roman" w:cs="Times New Roman"/>
          <w:sz w:val="24"/>
          <w:szCs w:val="24"/>
        </w:rPr>
        <w:t xml:space="preserve"> mogu se koristiti u slučaju kad je područje oštećenja maleno u odnosu na cijelu sliku. Primjer takvog oštećenja je kad je slika djelomično </w:t>
      </w:r>
      <w:r w:rsidRPr="5E8D87B2" w:rsidR="529C1589">
        <w:rPr>
          <w:rFonts w:ascii="Times New Roman" w:hAnsi="Times New Roman" w:eastAsia="Times New Roman" w:cs="Times New Roman"/>
          <w:sz w:val="24"/>
          <w:szCs w:val="24"/>
        </w:rPr>
        <w:t>prešarana</w:t>
      </w:r>
      <w:r w:rsidRPr="5E8D87B2" w:rsidR="529C1589">
        <w:rPr>
          <w:rFonts w:ascii="Times New Roman" w:hAnsi="Times New Roman" w:eastAsia="Times New Roman" w:cs="Times New Roman"/>
          <w:sz w:val="24"/>
          <w:szCs w:val="24"/>
        </w:rPr>
        <w:t xml:space="preserve"> ili na njoj piše neki tekst koji se želi ukloniti. Ideja metode je koristiti informacije koje se mogu izvući iz ruba oštećenog područja kako bi se popravio dio na određenoj udaljenosti od ruba prateći smjer jednake osvijetljenosti (engl. </w:t>
      </w:r>
      <w:r w:rsidRPr="5E8D87B2" w:rsidR="529C1589">
        <w:rPr>
          <w:rFonts w:ascii="Times New Roman" w:hAnsi="Times New Roman" w:eastAsia="Times New Roman" w:cs="Times New Roman"/>
          <w:i w:val="1"/>
          <w:iCs w:val="1"/>
          <w:sz w:val="24"/>
          <w:szCs w:val="24"/>
        </w:rPr>
        <w:t>isolux</w:t>
      </w:r>
      <w:r w:rsidRPr="5E8D87B2" w:rsidR="529C1589">
        <w:rPr>
          <w:rFonts w:ascii="Times New Roman" w:hAnsi="Times New Roman" w:eastAsia="Times New Roman" w:cs="Times New Roman"/>
          <w:i w:val="1"/>
          <w:iCs w:val="1"/>
          <w:sz w:val="24"/>
          <w:szCs w:val="24"/>
        </w:rPr>
        <w:t xml:space="preserve"> line</w:t>
      </w:r>
      <w:r w:rsidRPr="5E8D87B2" w:rsidR="529C1589">
        <w:rPr>
          <w:rFonts w:ascii="Times New Roman" w:hAnsi="Times New Roman" w:eastAsia="Times New Roman" w:cs="Times New Roman"/>
          <w:sz w:val="24"/>
          <w:szCs w:val="24"/>
        </w:rPr>
        <w:t xml:space="preserve">). Primjer takvog postupka prikazan je na </w:t>
      </w:r>
      <w:r w:rsidRPr="5E8D87B2" w:rsidR="529C1589">
        <w:rPr>
          <w:rFonts w:ascii="Times New Roman" w:hAnsi="Times New Roman" w:eastAsia="Times New Roman" w:cs="Times New Roman"/>
          <w:b w:val="1"/>
          <w:bCs w:val="1"/>
          <w:sz w:val="24"/>
          <w:szCs w:val="24"/>
        </w:rPr>
        <w:t xml:space="preserve">slici </w:t>
      </w:r>
      <w:r w:rsidRPr="5E8D87B2" w:rsidR="17D4C0F9">
        <w:rPr>
          <w:rFonts w:ascii="Times New Roman" w:hAnsi="Times New Roman" w:eastAsia="Times New Roman" w:cs="Times New Roman"/>
          <w:b w:val="1"/>
          <w:bCs w:val="1"/>
          <w:sz w:val="24"/>
          <w:szCs w:val="24"/>
        </w:rPr>
        <w:t>3.1</w:t>
      </w:r>
      <w:r w:rsidRPr="5E8D87B2" w:rsidR="529C1589">
        <w:rPr>
          <w:rFonts w:ascii="Times New Roman" w:hAnsi="Times New Roman" w:eastAsia="Times New Roman" w:cs="Times New Roman"/>
          <w:b w:val="1"/>
          <w:bCs w:val="1"/>
          <w:sz w:val="24"/>
          <w:szCs w:val="24"/>
        </w:rPr>
        <w:t>.</w:t>
      </w:r>
    </w:p>
    <w:p w:rsidR="3000EC10" w:rsidP="2DA5C35C" w:rsidRDefault="3000EC10" w14:paraId="3C746ACC" w14:textId="3717547F">
      <w:pPr>
        <w:spacing w:before="240" w:beforeAutospacing="off" w:after="240" w:afterAutospacing="off"/>
        <w:jc w:val="center"/>
        <w:rPr>
          <w:rFonts w:ascii="Times New Roman" w:hAnsi="Times New Roman" w:eastAsia="Times New Roman" w:cs="Times New Roman"/>
          <w:b w:val="1"/>
          <w:bCs w:val="1"/>
          <w:noProof w:val="0"/>
          <w:sz w:val="24"/>
          <w:szCs w:val="24"/>
          <w:lang w:val="hr-HR"/>
        </w:rPr>
      </w:pPr>
      <w:r w:rsidR="3000EC10">
        <w:drawing>
          <wp:inline wp14:editId="6D4E9B45" wp14:anchorId="4FCFBF13">
            <wp:extent cx="4460104" cy="3257550"/>
            <wp:effectExtent l="0" t="0" r="0" b="0"/>
            <wp:docPr id="540707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0707212" name="Picture 540707212"/>
                    <pic:cNvPicPr/>
                  </pic:nvPicPr>
                  <pic:blipFill>
                    <a:blip xmlns:r="http://schemas.openxmlformats.org/officeDocument/2006/relationships" r:embed="rId1256585260">
                      <a:extLst>
                        <a:ext uri="{28A0092B-C50C-407E-A947-70E740481C1C}">
                          <a14:useLocalDpi xmlns:a14="http://schemas.microsoft.com/office/drawing/2010/main"/>
                        </a:ext>
                      </a:extLst>
                    </a:blip>
                    <a:stretch>
                      <a:fillRect/>
                    </a:stretch>
                  </pic:blipFill>
                  <pic:spPr>
                    <a:xfrm rot="0">
                      <a:off x="0" y="0"/>
                      <a:ext cx="4460104" cy="3257550"/>
                    </a:xfrm>
                    <a:prstGeom prst="rect">
                      <a:avLst/>
                    </a:prstGeom>
                  </pic:spPr>
                </pic:pic>
              </a:graphicData>
            </a:graphic>
          </wp:inline>
        </w:drawing>
      </w:r>
    </w:p>
    <w:p w:rsidR="3000EC10" w:rsidP="5E8D87B2" w:rsidRDefault="3000EC10" w14:paraId="24BBFAF2" w14:textId="31630DDF">
      <w:pPr>
        <w:pStyle w:val="Normal"/>
        <w:spacing w:before="240" w:beforeAutospacing="off" w:after="240" w:afterAutospacing="off"/>
        <w:jc w:val="center"/>
        <w:rPr>
          <w:rFonts w:ascii="Times New Roman" w:hAnsi="Times New Roman" w:eastAsia="Times New Roman" w:cs="Times New Roman"/>
          <w:b w:val="0"/>
          <w:bCs w:val="0"/>
          <w:noProof w:val="0"/>
          <w:sz w:val="24"/>
          <w:szCs w:val="24"/>
          <w:lang w:val="hr-HR"/>
        </w:rPr>
      </w:pPr>
      <w:r w:rsidRPr="5E8D87B2" w:rsidR="3000EC10">
        <w:rPr>
          <w:rFonts w:ascii="Times New Roman" w:hAnsi="Times New Roman" w:eastAsia="Times New Roman" w:cs="Times New Roman"/>
          <w:b w:val="0"/>
          <w:bCs w:val="0"/>
          <w:sz w:val="24"/>
          <w:szCs w:val="24"/>
        </w:rPr>
        <w:t>Sl. 3.1 Primjer rada metode zasnovane na varijacijskim parcijalnim diferencijalnim jednadžbama</w:t>
      </w:r>
    </w:p>
    <w:p w:rsidR="06C6A872" w:rsidP="5E8D87B2" w:rsidRDefault="06C6A872" w14:paraId="4309B0AB" w14:textId="280BD0E8">
      <w:pPr>
        <w:spacing w:before="240" w:beforeAutospacing="off" w:after="240" w:afterAutospacing="off"/>
        <w:jc w:val="left"/>
      </w:pPr>
      <w:r w:rsidRPr="5E8D87B2" w:rsidR="06C6A872">
        <w:rPr>
          <w:rFonts w:ascii="Times New Roman" w:hAnsi="Times New Roman" w:eastAsia="Times New Roman" w:cs="Times New Roman"/>
          <w:sz w:val="24"/>
          <w:szCs w:val="24"/>
        </w:rPr>
        <w:t xml:space="preserve">Ovakvi algoritmi često budu matematički zahtjevni. Primjeri takvih algoritama su operator totalne varijacije (engl. </w:t>
      </w:r>
      <w:r w:rsidRPr="5E8D87B2" w:rsidR="06C6A872">
        <w:rPr>
          <w:rFonts w:ascii="Times New Roman" w:hAnsi="Times New Roman" w:eastAsia="Times New Roman" w:cs="Times New Roman"/>
          <w:i w:val="1"/>
          <w:iCs w:val="1"/>
          <w:sz w:val="24"/>
          <w:szCs w:val="24"/>
        </w:rPr>
        <w:t>Total-</w:t>
      </w:r>
      <w:r w:rsidRPr="5E8D87B2" w:rsidR="06C6A872">
        <w:rPr>
          <w:rFonts w:ascii="Times New Roman" w:hAnsi="Times New Roman" w:eastAsia="Times New Roman" w:cs="Times New Roman"/>
          <w:i w:val="1"/>
          <w:iCs w:val="1"/>
          <w:sz w:val="24"/>
          <w:szCs w:val="24"/>
        </w:rPr>
        <w:t>variant</w:t>
      </w:r>
      <w:r w:rsidRPr="5E8D87B2" w:rsidR="06C6A872">
        <w:rPr>
          <w:rFonts w:ascii="Times New Roman" w:hAnsi="Times New Roman" w:eastAsia="Times New Roman" w:cs="Times New Roman"/>
          <w:i w:val="1"/>
          <w:iCs w:val="1"/>
          <w:sz w:val="24"/>
          <w:szCs w:val="24"/>
        </w:rPr>
        <w:t xml:space="preserve"> operator, TV</w:t>
      </w:r>
      <w:r w:rsidRPr="5E8D87B2" w:rsidR="06C6A872">
        <w:rPr>
          <w:rFonts w:ascii="Times New Roman" w:hAnsi="Times New Roman" w:eastAsia="Times New Roman" w:cs="Times New Roman"/>
          <w:sz w:val="24"/>
          <w:szCs w:val="24"/>
        </w:rPr>
        <w:t xml:space="preserve">), Eulerov model, </w:t>
      </w:r>
      <w:r w:rsidRPr="5E8D87B2" w:rsidR="06C6A872">
        <w:rPr>
          <w:rFonts w:ascii="Times New Roman" w:hAnsi="Times New Roman" w:eastAsia="Times New Roman" w:cs="Times New Roman"/>
          <w:sz w:val="24"/>
          <w:szCs w:val="24"/>
        </w:rPr>
        <w:t>Mumford-Shah</w:t>
      </w:r>
      <w:r w:rsidRPr="5E8D87B2" w:rsidR="06C6A872">
        <w:rPr>
          <w:rFonts w:ascii="Times New Roman" w:hAnsi="Times New Roman" w:eastAsia="Times New Roman" w:cs="Times New Roman"/>
          <w:sz w:val="24"/>
          <w:szCs w:val="24"/>
        </w:rPr>
        <w:t xml:space="preserve"> model i </w:t>
      </w:r>
      <w:r w:rsidRPr="5E8D87B2" w:rsidR="06C6A872">
        <w:rPr>
          <w:rFonts w:ascii="Times New Roman" w:hAnsi="Times New Roman" w:eastAsia="Times New Roman" w:cs="Times New Roman"/>
          <w:sz w:val="24"/>
          <w:szCs w:val="24"/>
        </w:rPr>
        <w:t>Mumford</w:t>
      </w:r>
      <w:r w:rsidRPr="5E8D87B2" w:rsidR="06C6A872">
        <w:rPr>
          <w:rFonts w:ascii="Times New Roman" w:hAnsi="Times New Roman" w:eastAsia="Times New Roman" w:cs="Times New Roman"/>
          <w:sz w:val="24"/>
          <w:szCs w:val="24"/>
        </w:rPr>
        <w:t>-</w:t>
      </w:r>
      <w:r w:rsidRPr="5E8D87B2" w:rsidR="06C6A872">
        <w:rPr>
          <w:rFonts w:ascii="Times New Roman" w:hAnsi="Times New Roman" w:eastAsia="Times New Roman" w:cs="Times New Roman"/>
          <w:sz w:val="24"/>
          <w:szCs w:val="24"/>
        </w:rPr>
        <w:t>Shah</w:t>
      </w:r>
      <w:r w:rsidRPr="5E8D87B2" w:rsidR="06C6A872">
        <w:rPr>
          <w:rFonts w:ascii="Times New Roman" w:hAnsi="Times New Roman" w:eastAsia="Times New Roman" w:cs="Times New Roman"/>
          <w:sz w:val="24"/>
          <w:szCs w:val="24"/>
        </w:rPr>
        <w:t xml:space="preserve">-Euler model. No, postoji i jedan jednostavniji algoritam koji je razvio Alexandru </w:t>
      </w:r>
      <w:r w:rsidRPr="5E8D87B2" w:rsidR="06C6A872">
        <w:rPr>
          <w:rFonts w:ascii="Times New Roman" w:hAnsi="Times New Roman" w:eastAsia="Times New Roman" w:cs="Times New Roman"/>
          <w:sz w:val="24"/>
          <w:szCs w:val="24"/>
        </w:rPr>
        <w:t>Telea</w:t>
      </w:r>
      <w:r w:rsidRPr="5E8D87B2" w:rsidR="06C6A872">
        <w:rPr>
          <w:rFonts w:ascii="Times New Roman" w:hAnsi="Times New Roman" w:eastAsia="Times New Roman" w:cs="Times New Roman"/>
          <w:sz w:val="24"/>
          <w:szCs w:val="24"/>
        </w:rPr>
        <w:t xml:space="preserve"> te je i po njemu dobio naziv (engl. </w:t>
      </w:r>
      <w:r w:rsidRPr="5E8D87B2" w:rsidR="06C6A872">
        <w:rPr>
          <w:rFonts w:ascii="Times New Roman" w:hAnsi="Times New Roman" w:eastAsia="Times New Roman" w:cs="Times New Roman"/>
          <w:i w:val="1"/>
          <w:iCs w:val="1"/>
          <w:sz w:val="24"/>
          <w:szCs w:val="24"/>
        </w:rPr>
        <w:t>Telea</w:t>
      </w:r>
      <w:r w:rsidRPr="5E8D87B2" w:rsidR="06C6A872">
        <w:rPr>
          <w:rFonts w:ascii="Times New Roman" w:hAnsi="Times New Roman" w:eastAsia="Times New Roman" w:cs="Times New Roman"/>
          <w:i w:val="1"/>
          <w:iCs w:val="1"/>
          <w:sz w:val="24"/>
          <w:szCs w:val="24"/>
        </w:rPr>
        <w:t xml:space="preserve"> </w:t>
      </w:r>
      <w:r w:rsidRPr="5E8D87B2" w:rsidR="06C6A872">
        <w:rPr>
          <w:rFonts w:ascii="Times New Roman" w:hAnsi="Times New Roman" w:eastAsia="Times New Roman" w:cs="Times New Roman"/>
          <w:i w:val="1"/>
          <w:iCs w:val="1"/>
          <w:sz w:val="24"/>
          <w:szCs w:val="24"/>
        </w:rPr>
        <w:t>inpainting</w:t>
      </w:r>
      <w:r w:rsidRPr="5E8D87B2" w:rsidR="06C6A872">
        <w:rPr>
          <w:rFonts w:ascii="Times New Roman" w:hAnsi="Times New Roman" w:eastAsia="Times New Roman" w:cs="Times New Roman"/>
          <w:i w:val="1"/>
          <w:iCs w:val="1"/>
          <w:sz w:val="24"/>
          <w:szCs w:val="24"/>
        </w:rPr>
        <w:t xml:space="preserve"> </w:t>
      </w:r>
      <w:r w:rsidRPr="5E8D87B2" w:rsidR="06C6A872">
        <w:rPr>
          <w:rFonts w:ascii="Times New Roman" w:hAnsi="Times New Roman" w:eastAsia="Times New Roman" w:cs="Times New Roman"/>
          <w:i w:val="1"/>
          <w:iCs w:val="1"/>
          <w:sz w:val="24"/>
          <w:szCs w:val="24"/>
        </w:rPr>
        <w:t>algorithm</w:t>
      </w:r>
      <w:r w:rsidRPr="5E8D87B2" w:rsidR="06C6A872">
        <w:rPr>
          <w:rFonts w:ascii="Times New Roman" w:hAnsi="Times New Roman" w:eastAsia="Times New Roman" w:cs="Times New Roman"/>
          <w:sz w:val="24"/>
          <w:szCs w:val="24"/>
        </w:rPr>
        <w:t>) [11]</w:t>
      </w:r>
    </w:p>
    <w:p w:rsidR="06C6A872" w:rsidP="5E8D87B2" w:rsidRDefault="06C6A872" w14:paraId="64C2E5A0" w14:textId="0BE338F1">
      <w:pPr>
        <w:spacing w:before="240" w:beforeAutospacing="off" w:after="240" w:afterAutospacing="off"/>
        <w:jc w:val="left"/>
      </w:pPr>
      <w:r w:rsidRPr="0E19781F" w:rsidR="06C6A872">
        <w:rPr>
          <w:rFonts w:ascii="Times New Roman" w:hAnsi="Times New Roman" w:eastAsia="Times New Roman" w:cs="Times New Roman"/>
          <w:sz w:val="24"/>
          <w:szCs w:val="24"/>
        </w:rPr>
        <w:t>Postupak je sličan kao i kod ostalih algoritama</w:t>
      </w:r>
      <w:r w:rsidRPr="0E19781F" w:rsidR="30D205B5">
        <w:rPr>
          <w:rFonts w:ascii="Times New Roman" w:hAnsi="Times New Roman" w:eastAsia="Times New Roman" w:cs="Times New Roman"/>
          <w:sz w:val="24"/>
          <w:szCs w:val="24"/>
        </w:rPr>
        <w:t>.</w:t>
      </w:r>
      <w:r w:rsidRPr="0E19781F" w:rsidR="06C6A872">
        <w:rPr>
          <w:rFonts w:ascii="Times New Roman" w:hAnsi="Times New Roman" w:eastAsia="Times New Roman" w:cs="Times New Roman"/>
          <w:sz w:val="24"/>
          <w:szCs w:val="24"/>
        </w:rPr>
        <w:t xml:space="preserve"> Oštećena područja se lociraju, ponekad ručno, ponekad korištenjem algoritama dubokog učenja. Zatim se informacije o boji propagiraju od ruba prema središtu. No, da bi taj dodatak izgledao kao da je stvarno bio na slici, prijelazi trebaju biti meki. To se postiže praćenjem tzv. </w:t>
      </w:r>
      <w:r w:rsidRPr="0E19781F" w:rsidR="06C6A872">
        <w:rPr>
          <w:rFonts w:ascii="Times New Roman" w:hAnsi="Times New Roman" w:eastAsia="Times New Roman" w:cs="Times New Roman"/>
          <w:sz w:val="24"/>
          <w:szCs w:val="24"/>
        </w:rPr>
        <w:t>izofota</w:t>
      </w:r>
      <w:r w:rsidRPr="0E19781F" w:rsidR="06C6A872">
        <w:rPr>
          <w:rFonts w:ascii="Times New Roman" w:hAnsi="Times New Roman" w:eastAsia="Times New Roman" w:cs="Times New Roman"/>
          <w:sz w:val="24"/>
          <w:szCs w:val="24"/>
        </w:rPr>
        <w:t xml:space="preserve"> (engl. </w:t>
      </w:r>
      <w:r w:rsidRPr="0E19781F" w:rsidR="06C6A872">
        <w:rPr>
          <w:rFonts w:ascii="Times New Roman" w:hAnsi="Times New Roman" w:eastAsia="Times New Roman" w:cs="Times New Roman"/>
          <w:i w:val="1"/>
          <w:iCs w:val="1"/>
          <w:sz w:val="24"/>
          <w:szCs w:val="24"/>
        </w:rPr>
        <w:t>isophotes</w:t>
      </w:r>
      <w:r w:rsidRPr="0E19781F" w:rsidR="06C6A872">
        <w:rPr>
          <w:rFonts w:ascii="Times New Roman" w:hAnsi="Times New Roman" w:eastAsia="Times New Roman" w:cs="Times New Roman"/>
          <w:sz w:val="24"/>
          <w:szCs w:val="24"/>
        </w:rPr>
        <w:t>), linija koje imaju jednaku razinu osvjetljenja. Odnosno, područje mora biti preslikano tako da razina sive boje i gradijent unutar tog područja ekstrapoliraju razinu sive broje i gradijent izvan njega.</w:t>
      </w:r>
    </w:p>
    <w:p w:rsidR="06C6A872" w:rsidP="5E8D87B2" w:rsidRDefault="06C6A872" w14:paraId="70593F38" w14:textId="0634ABA8">
      <w:pPr>
        <w:spacing w:before="240" w:beforeAutospacing="off" w:after="240" w:afterAutospacing="off"/>
        <w:jc w:val="left"/>
      </w:pPr>
      <w:r w:rsidRPr="5E8D87B2" w:rsidR="06C6A872">
        <w:rPr>
          <w:rFonts w:ascii="Times New Roman" w:hAnsi="Times New Roman" w:eastAsia="Times New Roman" w:cs="Times New Roman"/>
          <w:sz w:val="24"/>
          <w:szCs w:val="24"/>
        </w:rPr>
        <w:t xml:space="preserve">Iako ova metoda zapravo ne koristi parcijalne diferencijalne jednadžbe, svrstana je u ovu skupinu jer joj je princip rada zasnovan na starijim metodama koje su kompleksnije. Druge metode koriste PDE da bi procijenile </w:t>
      </w:r>
      <w:r w:rsidRPr="5E8D87B2" w:rsidR="06C6A872">
        <w:rPr>
          <w:rFonts w:ascii="Times New Roman" w:hAnsi="Times New Roman" w:eastAsia="Times New Roman" w:cs="Times New Roman"/>
          <w:sz w:val="24"/>
          <w:szCs w:val="24"/>
        </w:rPr>
        <w:t>izofote</w:t>
      </w:r>
      <w:r w:rsidRPr="5E8D87B2" w:rsidR="06C6A872">
        <w:rPr>
          <w:rFonts w:ascii="Times New Roman" w:hAnsi="Times New Roman" w:eastAsia="Times New Roman" w:cs="Times New Roman"/>
          <w:sz w:val="24"/>
          <w:szCs w:val="24"/>
        </w:rPr>
        <w:t xml:space="preserve">, no algoritam A. </w:t>
      </w:r>
      <w:r w:rsidRPr="5E8D87B2" w:rsidR="06C6A872">
        <w:rPr>
          <w:rFonts w:ascii="Times New Roman" w:hAnsi="Times New Roman" w:eastAsia="Times New Roman" w:cs="Times New Roman"/>
          <w:sz w:val="24"/>
          <w:szCs w:val="24"/>
        </w:rPr>
        <w:t>Telee</w:t>
      </w:r>
      <w:r w:rsidRPr="5E8D87B2" w:rsidR="06C6A872">
        <w:rPr>
          <w:rFonts w:ascii="Times New Roman" w:hAnsi="Times New Roman" w:eastAsia="Times New Roman" w:cs="Times New Roman"/>
          <w:sz w:val="24"/>
          <w:szCs w:val="24"/>
        </w:rPr>
        <w:t xml:space="preserve"> radi procjenu na drugačiji način. Koristi se tzv. metoda brzog pomaka (engl. </w:t>
      </w:r>
      <w:r w:rsidRPr="5E8D87B2" w:rsidR="06C6A872">
        <w:rPr>
          <w:rFonts w:ascii="Times New Roman" w:hAnsi="Times New Roman" w:eastAsia="Times New Roman" w:cs="Times New Roman"/>
          <w:i w:val="1"/>
          <w:iCs w:val="1"/>
          <w:sz w:val="24"/>
          <w:szCs w:val="24"/>
        </w:rPr>
        <w:t>Fast</w:t>
      </w:r>
      <w:r w:rsidRPr="5E8D87B2" w:rsidR="06C6A872">
        <w:rPr>
          <w:rFonts w:ascii="Times New Roman" w:hAnsi="Times New Roman" w:eastAsia="Times New Roman" w:cs="Times New Roman"/>
          <w:i w:val="1"/>
          <w:iCs w:val="1"/>
          <w:sz w:val="24"/>
          <w:szCs w:val="24"/>
        </w:rPr>
        <w:t xml:space="preserve"> </w:t>
      </w:r>
      <w:r w:rsidRPr="5E8D87B2" w:rsidR="06C6A872">
        <w:rPr>
          <w:rFonts w:ascii="Times New Roman" w:hAnsi="Times New Roman" w:eastAsia="Times New Roman" w:cs="Times New Roman"/>
          <w:i w:val="1"/>
          <w:iCs w:val="1"/>
          <w:sz w:val="24"/>
          <w:szCs w:val="24"/>
        </w:rPr>
        <w:t>Marching</w:t>
      </w:r>
      <w:r w:rsidRPr="5E8D87B2" w:rsidR="06C6A872">
        <w:rPr>
          <w:rFonts w:ascii="Times New Roman" w:hAnsi="Times New Roman" w:eastAsia="Times New Roman" w:cs="Times New Roman"/>
          <w:i w:val="1"/>
          <w:iCs w:val="1"/>
          <w:sz w:val="24"/>
          <w:szCs w:val="24"/>
        </w:rPr>
        <w:t xml:space="preserve"> Metod</w:t>
      </w:r>
      <w:r w:rsidRPr="5E8D87B2" w:rsidR="06C6A872">
        <w:rPr>
          <w:rFonts w:ascii="Times New Roman" w:hAnsi="Times New Roman" w:eastAsia="Times New Roman" w:cs="Times New Roman"/>
          <w:sz w:val="24"/>
          <w:szCs w:val="24"/>
        </w:rPr>
        <w:t>). Detalji ovog algoritma i navedene metode objašnjeni su u odjeljku 4.1.4</w:t>
      </w:r>
    </w:p>
    <w:p w:rsidR="06C6A872" w:rsidP="5E8D87B2" w:rsidRDefault="06C6A872" w14:paraId="00D20FDB" w14:textId="0BA7EEE0">
      <w:pPr>
        <w:pStyle w:val="Heading3"/>
        <w:rPr>
          <w:rFonts w:ascii="Times New Roman" w:hAnsi="Times New Roman" w:eastAsia="Times New Roman" w:cs="Times New Roman"/>
          <w:sz w:val="24"/>
          <w:szCs w:val="24"/>
        </w:rPr>
      </w:pPr>
      <w:bookmarkStart w:name="_Toc1875413149" w:id="457659556"/>
      <w:r w:rsidR="06C6A872">
        <w:rPr/>
        <w:t>Metoda zasnovana na teksturama</w:t>
      </w:r>
      <w:bookmarkEnd w:id="457659556"/>
    </w:p>
    <w:p w:rsidR="06C6A872" w:rsidP="5E8D87B2" w:rsidRDefault="06C6A872" w14:paraId="1E5DCDE9" w14:textId="77FDAF7A">
      <w:pPr>
        <w:pStyle w:val="Normal"/>
        <w:spacing w:before="240" w:beforeAutospacing="off" w:after="240" w:afterAutospacing="off"/>
        <w:jc w:val="left"/>
        <w:rPr>
          <w:rFonts w:ascii="Times New Roman" w:hAnsi="Times New Roman" w:eastAsia="Times New Roman" w:cs="Times New Roman"/>
          <w:noProof w:val="0"/>
          <w:sz w:val="24"/>
          <w:szCs w:val="24"/>
          <w:lang w:val="hr-HR"/>
        </w:rPr>
      </w:pPr>
      <w:r w:rsidRPr="5E8D87B2" w:rsidR="06C6A872">
        <w:rPr>
          <w:rFonts w:ascii="Times New Roman" w:hAnsi="Times New Roman" w:eastAsia="Times New Roman" w:cs="Times New Roman"/>
          <w:b w:val="1"/>
          <w:bCs w:val="1"/>
          <w:sz w:val="24"/>
          <w:szCs w:val="24"/>
        </w:rPr>
        <w:t>Metode zasnovane na teksturama</w:t>
      </w:r>
      <w:r w:rsidRPr="5E8D87B2" w:rsidR="06C6A872">
        <w:rPr>
          <w:rFonts w:ascii="Times New Roman" w:hAnsi="Times New Roman" w:eastAsia="Times New Roman" w:cs="Times New Roman"/>
          <w:sz w:val="24"/>
          <w:szCs w:val="24"/>
        </w:rPr>
        <w:t xml:space="preserve"> koriste se oštećenja većih i manjih površina. Osnovna ideja je uzeti područje na rubu oštećenog područje kao predložak (engl. </w:t>
      </w:r>
      <w:r w:rsidRPr="5E8D87B2" w:rsidR="06C6A872">
        <w:rPr>
          <w:rFonts w:ascii="Times New Roman" w:hAnsi="Times New Roman" w:eastAsia="Times New Roman" w:cs="Times New Roman"/>
          <w:i w:val="1"/>
          <w:iCs w:val="1"/>
          <w:sz w:val="24"/>
          <w:szCs w:val="24"/>
        </w:rPr>
        <w:t>template</w:t>
      </w:r>
      <w:r w:rsidRPr="5E8D87B2" w:rsidR="06C6A872">
        <w:rPr>
          <w:rFonts w:ascii="Times New Roman" w:hAnsi="Times New Roman" w:eastAsia="Times New Roman" w:cs="Times New Roman"/>
          <w:sz w:val="24"/>
          <w:szCs w:val="24"/>
        </w:rPr>
        <w:t xml:space="preserve">) te zatim odabrati dio s poznatog dijela slika i pronaći blok koji bi najbolje odgovarao na njegovom mjestu. Budući da se uvijek bira najbolji kandidat, ovaj pristup zove se </w:t>
      </w:r>
      <w:r w:rsidRPr="5E8D87B2" w:rsidR="06C6A872">
        <w:rPr>
          <w:rFonts w:ascii="Times New Roman" w:hAnsi="Times New Roman" w:eastAsia="Times New Roman" w:cs="Times New Roman"/>
          <w:b w:val="1"/>
          <w:bCs w:val="1"/>
          <w:sz w:val="24"/>
          <w:szCs w:val="24"/>
        </w:rPr>
        <w:t>sinteza na temelju najboljeg kandidata</w:t>
      </w:r>
      <w:r w:rsidRPr="5E8D87B2" w:rsidR="06C6A872">
        <w:rPr>
          <w:rFonts w:ascii="Times New Roman" w:hAnsi="Times New Roman" w:eastAsia="Times New Roman" w:cs="Times New Roman"/>
          <w:sz w:val="24"/>
          <w:szCs w:val="24"/>
        </w:rPr>
        <w:t xml:space="preserve"> (engl. </w:t>
      </w:r>
      <w:r w:rsidRPr="5E8D87B2" w:rsidR="06C6A872">
        <w:rPr>
          <w:rFonts w:ascii="Times New Roman" w:hAnsi="Times New Roman" w:eastAsia="Times New Roman" w:cs="Times New Roman"/>
          <w:i w:val="1"/>
          <w:iCs w:val="1"/>
          <w:sz w:val="24"/>
          <w:szCs w:val="24"/>
        </w:rPr>
        <w:t>exemplar-based</w:t>
      </w:r>
      <w:r w:rsidRPr="5E8D87B2" w:rsidR="06C6A872">
        <w:rPr>
          <w:rFonts w:ascii="Times New Roman" w:hAnsi="Times New Roman" w:eastAsia="Times New Roman" w:cs="Times New Roman"/>
          <w:i w:val="1"/>
          <w:iCs w:val="1"/>
          <w:sz w:val="24"/>
          <w:szCs w:val="24"/>
        </w:rPr>
        <w:t xml:space="preserve"> </w:t>
      </w:r>
      <w:r w:rsidRPr="5E8D87B2" w:rsidR="06C6A872">
        <w:rPr>
          <w:rFonts w:ascii="Times New Roman" w:hAnsi="Times New Roman" w:eastAsia="Times New Roman" w:cs="Times New Roman"/>
          <w:i w:val="1"/>
          <w:iCs w:val="1"/>
          <w:sz w:val="24"/>
          <w:szCs w:val="24"/>
        </w:rPr>
        <w:t>synthesis</w:t>
      </w:r>
      <w:r w:rsidRPr="5E8D87B2" w:rsidR="06C6A872">
        <w:rPr>
          <w:rFonts w:ascii="Times New Roman" w:hAnsi="Times New Roman" w:eastAsia="Times New Roman" w:cs="Times New Roman"/>
          <w:sz w:val="24"/>
          <w:szCs w:val="24"/>
        </w:rPr>
        <w:t xml:space="preserve">) Taj se blok zatim kopira na to mjesto, bira se novi predložak i proces se ponavlja. Primjer rada ove metode prikazan je na </w:t>
      </w:r>
      <w:r w:rsidRPr="5E8D87B2" w:rsidR="06C6A872">
        <w:rPr>
          <w:rFonts w:ascii="Times New Roman" w:hAnsi="Times New Roman" w:eastAsia="Times New Roman" w:cs="Times New Roman"/>
          <w:b w:val="1"/>
          <w:bCs w:val="1"/>
          <w:sz w:val="24"/>
          <w:szCs w:val="24"/>
        </w:rPr>
        <w:t xml:space="preserve">slici </w:t>
      </w:r>
      <w:r w:rsidRPr="5E8D87B2" w:rsidR="4CBC88B9">
        <w:rPr>
          <w:rFonts w:ascii="Times New Roman" w:hAnsi="Times New Roman" w:eastAsia="Times New Roman" w:cs="Times New Roman"/>
          <w:b w:val="1"/>
          <w:bCs w:val="1"/>
          <w:sz w:val="24"/>
          <w:szCs w:val="24"/>
        </w:rPr>
        <w:t>3.</w:t>
      </w:r>
      <w:r w:rsidRPr="5E8D87B2" w:rsidR="51A3815A">
        <w:rPr>
          <w:rFonts w:ascii="Times New Roman" w:hAnsi="Times New Roman" w:eastAsia="Times New Roman" w:cs="Times New Roman"/>
          <w:b w:val="1"/>
          <w:bCs w:val="1"/>
          <w:sz w:val="24"/>
          <w:szCs w:val="24"/>
        </w:rPr>
        <w:t>2</w:t>
      </w:r>
      <w:r w:rsidRPr="5E8D87B2" w:rsidR="06C6A872">
        <w:rPr>
          <w:rFonts w:ascii="Times New Roman" w:hAnsi="Times New Roman" w:eastAsia="Times New Roman" w:cs="Times New Roman"/>
          <w:sz w:val="24"/>
          <w:szCs w:val="24"/>
        </w:rPr>
        <w:t>.</w:t>
      </w:r>
    </w:p>
    <w:p w:rsidR="52636F5F" w:rsidP="5E8D87B2" w:rsidRDefault="52636F5F" w14:paraId="11D4E6A4" w14:textId="71550AE1">
      <w:pPr>
        <w:pStyle w:val="Normal"/>
        <w:spacing w:before="240" w:beforeAutospacing="off" w:after="240" w:afterAutospacing="off"/>
        <w:jc w:val="center"/>
        <w:rPr>
          <w:rFonts w:ascii="Times New Roman" w:hAnsi="Times New Roman" w:eastAsia="Times New Roman" w:cs="Times New Roman"/>
          <w:sz w:val="24"/>
          <w:szCs w:val="24"/>
        </w:rPr>
      </w:pPr>
      <w:r w:rsidR="52636F5F">
        <w:drawing>
          <wp:inline wp14:editId="478CA217" wp14:anchorId="243956F3">
            <wp:extent cx="5372850" cy="3915321"/>
            <wp:effectExtent l="0" t="0" r="0" b="0"/>
            <wp:docPr id="908326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8326207" name="Picture 908326207"/>
                    <pic:cNvPicPr/>
                  </pic:nvPicPr>
                  <pic:blipFill>
                    <a:blip xmlns:r="http://schemas.openxmlformats.org/officeDocument/2006/relationships" r:embed="rId1178088086">
                      <a:extLst>
                        <a:ext uri="{28A0092B-C50C-407E-A947-70E740481C1C}">
                          <a14:useLocalDpi xmlns:a14="http://schemas.microsoft.com/office/drawing/2010/main"/>
                        </a:ext>
                      </a:extLst>
                    </a:blip>
                    <a:stretch>
                      <a:fillRect/>
                    </a:stretch>
                  </pic:blipFill>
                  <pic:spPr>
                    <a:xfrm>
                      <a:off x="0" y="0"/>
                      <a:ext cx="5372850" cy="3915321"/>
                    </a:xfrm>
                    <a:prstGeom prst="rect">
                      <a:avLst/>
                    </a:prstGeom>
                  </pic:spPr>
                </pic:pic>
              </a:graphicData>
            </a:graphic>
          </wp:inline>
        </w:drawing>
      </w:r>
    </w:p>
    <w:p w:rsidR="52636F5F" w:rsidP="5E8D87B2" w:rsidRDefault="52636F5F" w14:paraId="1F13FC60" w14:textId="2B325E5C">
      <w:pPr>
        <w:pStyle w:val="Normal"/>
        <w:spacing w:before="240" w:beforeAutospacing="off" w:after="240" w:afterAutospacing="off"/>
        <w:jc w:val="center"/>
        <w:rPr>
          <w:rFonts w:ascii="Times New Roman" w:hAnsi="Times New Roman" w:eastAsia="Times New Roman" w:cs="Times New Roman"/>
          <w:noProof w:val="0"/>
          <w:sz w:val="24"/>
          <w:szCs w:val="24"/>
          <w:lang w:val="hr-HR"/>
        </w:rPr>
      </w:pPr>
      <w:r w:rsidRPr="5E8D87B2" w:rsidR="52636F5F">
        <w:rPr>
          <w:rFonts w:ascii="Times New Roman" w:hAnsi="Times New Roman" w:eastAsia="Times New Roman" w:cs="Times New Roman"/>
          <w:sz w:val="24"/>
          <w:szCs w:val="24"/>
        </w:rPr>
        <w:t>Sl. 3.2 Primjer rada metode zasnovane na teksturi</w:t>
      </w:r>
    </w:p>
    <w:p w:rsidR="1557E616" w:rsidP="5E8D87B2" w:rsidRDefault="1557E616" w14:paraId="0EA5E43D" w14:textId="085ED2D1">
      <w:pPr>
        <w:spacing w:before="0" w:beforeAutospacing="off" w:after="240" w:afterAutospacing="off"/>
        <w:jc w:val="left"/>
      </w:pPr>
      <w:r w:rsidRPr="5E8D87B2" w:rsidR="1557E616">
        <w:rPr>
          <w:rFonts w:ascii="Times New Roman" w:hAnsi="Times New Roman" w:eastAsia="Times New Roman" w:cs="Times New Roman"/>
          <w:sz w:val="24"/>
          <w:szCs w:val="24"/>
        </w:rPr>
        <w:t xml:space="preserve">Ova metoda češće se koristi kod oporavka većih oštećenja (engl. </w:t>
      </w:r>
      <w:r w:rsidRPr="5E8D87B2" w:rsidR="1557E616">
        <w:rPr>
          <w:rFonts w:ascii="Times New Roman" w:hAnsi="Times New Roman" w:eastAsia="Times New Roman" w:cs="Times New Roman"/>
          <w:i w:val="1"/>
          <w:iCs w:val="1"/>
          <w:sz w:val="24"/>
          <w:szCs w:val="24"/>
        </w:rPr>
        <w:t>patch</w:t>
      </w:r>
      <w:r w:rsidRPr="5E8D87B2" w:rsidR="1557E616">
        <w:rPr>
          <w:rFonts w:ascii="Times New Roman" w:hAnsi="Times New Roman" w:eastAsia="Times New Roman" w:cs="Times New Roman"/>
          <w:sz w:val="24"/>
          <w:szCs w:val="24"/>
        </w:rPr>
        <w:t xml:space="preserve">) budući da je to ograničenje prethodnih metoda. Neki od algoritama koji se svrstavaju u ovu metodu su </w:t>
      </w:r>
      <w:r w:rsidRPr="5E8D87B2" w:rsidR="1557E616">
        <w:rPr>
          <w:rFonts w:ascii="Times New Roman" w:hAnsi="Times New Roman" w:eastAsia="Times New Roman" w:cs="Times New Roman"/>
          <w:sz w:val="24"/>
          <w:szCs w:val="24"/>
        </w:rPr>
        <w:t>Criminisijev</w:t>
      </w:r>
      <w:r w:rsidRPr="5E8D87B2" w:rsidR="1557E616">
        <w:rPr>
          <w:rFonts w:ascii="Times New Roman" w:hAnsi="Times New Roman" w:eastAsia="Times New Roman" w:cs="Times New Roman"/>
          <w:sz w:val="24"/>
          <w:szCs w:val="24"/>
        </w:rPr>
        <w:t xml:space="preserve"> algoritam, </w:t>
      </w:r>
      <w:r w:rsidRPr="5E8D87B2" w:rsidR="1557E616">
        <w:rPr>
          <w:rFonts w:ascii="Times New Roman" w:hAnsi="Times New Roman" w:eastAsia="Times New Roman" w:cs="Times New Roman"/>
          <w:sz w:val="24"/>
          <w:szCs w:val="24"/>
        </w:rPr>
        <w:t>PatchMatch</w:t>
      </w:r>
      <w:r w:rsidRPr="5E8D87B2" w:rsidR="1557E616">
        <w:rPr>
          <w:rFonts w:ascii="Times New Roman" w:hAnsi="Times New Roman" w:eastAsia="Times New Roman" w:cs="Times New Roman"/>
          <w:sz w:val="24"/>
          <w:szCs w:val="24"/>
        </w:rPr>
        <w:t xml:space="preserve"> i mnoge njihove alternative.</w:t>
      </w:r>
    </w:p>
    <w:p w:rsidR="1557E616" w:rsidP="5E8D87B2" w:rsidRDefault="1557E616" w14:paraId="1363F4CC" w14:textId="0984746B">
      <w:pPr>
        <w:spacing w:before="240" w:beforeAutospacing="off" w:after="240" w:afterAutospacing="off"/>
        <w:jc w:val="left"/>
      </w:pPr>
      <w:r w:rsidRPr="5E8D87B2" w:rsidR="1557E616">
        <w:rPr>
          <w:rFonts w:ascii="Times New Roman" w:hAnsi="Times New Roman" w:eastAsia="Times New Roman" w:cs="Times New Roman"/>
          <w:b w:val="1"/>
          <w:bCs w:val="1"/>
          <w:sz w:val="24"/>
          <w:szCs w:val="24"/>
        </w:rPr>
        <w:t>Criminisijev</w:t>
      </w:r>
      <w:r w:rsidRPr="5E8D87B2" w:rsidR="1557E616">
        <w:rPr>
          <w:rFonts w:ascii="Times New Roman" w:hAnsi="Times New Roman" w:eastAsia="Times New Roman" w:cs="Times New Roman"/>
          <w:b w:val="1"/>
          <w:bCs w:val="1"/>
          <w:sz w:val="24"/>
          <w:szCs w:val="24"/>
        </w:rPr>
        <w:t xml:space="preserve"> algoritam</w:t>
      </w:r>
      <w:r w:rsidRPr="5E8D87B2" w:rsidR="1557E616">
        <w:rPr>
          <w:rFonts w:ascii="Times New Roman" w:hAnsi="Times New Roman" w:eastAsia="Times New Roman" w:cs="Times New Roman"/>
          <w:sz w:val="24"/>
          <w:szCs w:val="24"/>
        </w:rPr>
        <w:t xml:space="preserve"> je prvi ove vrste koji je postigao značajan uspjeh. Izvorno je zamišljen za uklanjanje objekata sa slika, no isto tako se može koristiti i za otklanjanje oštećenja u određenim situacijama. Prednost ovog algoritma u odnosu na prethodne algoritme koji su temeljeni na teksturi je ta što ne unosi zamućenja i znatno je brži. Ono što ga čini bržim je činjenica što koristi sintezu na temelju najboljeg kandidata ne samo za popunjavanje dvodimenzionalne teksture, već i za pronalaženje </w:t>
      </w:r>
      <w:r w:rsidRPr="5E8D87B2" w:rsidR="1557E616">
        <w:rPr>
          <w:rFonts w:ascii="Times New Roman" w:hAnsi="Times New Roman" w:eastAsia="Times New Roman" w:cs="Times New Roman"/>
          <w:sz w:val="24"/>
          <w:szCs w:val="24"/>
        </w:rPr>
        <w:t>izofota</w:t>
      </w:r>
      <w:r w:rsidRPr="5E8D87B2" w:rsidR="1557E616">
        <w:rPr>
          <w:rFonts w:ascii="Times New Roman" w:hAnsi="Times New Roman" w:eastAsia="Times New Roman" w:cs="Times New Roman"/>
          <w:sz w:val="24"/>
          <w:szCs w:val="24"/>
        </w:rPr>
        <w:t xml:space="preserve">, što je inače mnogo kompleksniji problem. No, ono što je problematično je odrediti kojim točno redoslijedom krenuti s popunjavanjem jer se rezultati mogu znatno razlikovati. Primjer dvaju različitih redoslijeda prikazan je na </w:t>
      </w:r>
      <w:r w:rsidRPr="5E8D87B2" w:rsidR="1557E616">
        <w:rPr>
          <w:rFonts w:ascii="Times New Roman" w:hAnsi="Times New Roman" w:eastAsia="Times New Roman" w:cs="Times New Roman"/>
          <w:b w:val="1"/>
          <w:bCs w:val="1"/>
          <w:sz w:val="24"/>
          <w:szCs w:val="24"/>
        </w:rPr>
        <w:t>slici 3.3.</w:t>
      </w:r>
      <w:r w:rsidRPr="5E8D87B2" w:rsidR="1557E616">
        <w:rPr>
          <w:rFonts w:ascii="Times New Roman" w:hAnsi="Times New Roman" w:eastAsia="Times New Roman" w:cs="Times New Roman"/>
          <w:sz w:val="24"/>
          <w:szCs w:val="24"/>
        </w:rPr>
        <w:t xml:space="preserve"> U ovom slučaju, cilj je bio obrisati bijelo područje tako da pozadina ostane uniformna. [13]</w:t>
      </w:r>
    </w:p>
    <w:p w:rsidR="0480AB43" w:rsidP="669E0005" w:rsidRDefault="0480AB43" w14:paraId="634A8C91" w14:textId="17742285">
      <w:pPr>
        <w:spacing w:before="240" w:beforeAutospacing="off" w:after="240" w:afterAutospacing="off"/>
        <w:jc w:val="center"/>
        <w:rPr>
          <w:rFonts w:ascii="Times New Roman" w:hAnsi="Times New Roman" w:eastAsia="Times New Roman" w:cs="Times New Roman"/>
          <w:sz w:val="24"/>
          <w:szCs w:val="24"/>
        </w:rPr>
      </w:pPr>
      <w:r w:rsidR="1557E616">
        <w:drawing>
          <wp:inline wp14:editId="3CA4D5C0" wp14:anchorId="01C06917">
            <wp:extent cx="5581650" cy="2962275"/>
            <wp:effectExtent l="0" t="0" r="0" b="0"/>
            <wp:docPr id="1332079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079829" name="Picture 1332079829"/>
                    <pic:cNvPicPr/>
                  </pic:nvPicPr>
                  <pic:blipFill>
                    <a:blip xmlns:r="http://schemas.openxmlformats.org/officeDocument/2006/relationships" r:embed="rId1773293468">
                      <a:extLst>
                        <a:ext uri="{28A0092B-C50C-407E-A947-70E740481C1C}">
                          <a14:useLocalDpi xmlns:a14="http://schemas.microsoft.com/office/drawing/2010/main"/>
                        </a:ext>
                      </a:extLst>
                    </a:blip>
                    <a:stretch>
                      <a:fillRect/>
                    </a:stretch>
                  </pic:blipFill>
                  <pic:spPr>
                    <a:xfrm>
                      <a:off x="0" y="0"/>
                      <a:ext cx="5581650" cy="2962275"/>
                    </a:xfrm>
                    <a:prstGeom prst="rect">
                      <a:avLst/>
                    </a:prstGeom>
                  </pic:spPr>
                </pic:pic>
              </a:graphicData>
            </a:graphic>
          </wp:inline>
        </w:drawing>
      </w:r>
      <w:r w:rsidRPr="669E0005" w:rsidR="0480AB43">
        <w:rPr>
          <w:rFonts w:ascii="Times New Roman" w:hAnsi="Times New Roman" w:eastAsia="Times New Roman" w:cs="Times New Roman"/>
          <w:sz w:val="24"/>
          <w:szCs w:val="24"/>
        </w:rPr>
        <w:t xml:space="preserve">Slika </w:t>
      </w:r>
      <w:r w:rsidRPr="669E0005" w:rsidR="68936AC4">
        <w:rPr>
          <w:rFonts w:ascii="Times New Roman" w:hAnsi="Times New Roman" w:eastAsia="Times New Roman" w:cs="Times New Roman"/>
          <w:sz w:val="24"/>
          <w:szCs w:val="24"/>
        </w:rPr>
        <w:t>3.3</w:t>
      </w:r>
      <w:r w:rsidRPr="669E0005" w:rsidR="0480AB43">
        <w:rPr>
          <w:rFonts w:ascii="Times New Roman" w:hAnsi="Times New Roman" w:eastAsia="Times New Roman" w:cs="Times New Roman"/>
          <w:sz w:val="24"/>
          <w:szCs w:val="24"/>
        </w:rPr>
        <w:t>: Primjer provođen</w:t>
      </w:r>
      <w:r w:rsidRPr="669E0005" w:rsidR="0480AB43">
        <w:rPr>
          <w:rFonts w:ascii="Times New Roman" w:hAnsi="Times New Roman" w:eastAsia="Times New Roman" w:cs="Times New Roman"/>
          <w:sz w:val="24"/>
          <w:szCs w:val="24"/>
        </w:rPr>
        <w:t xml:space="preserve">ja </w:t>
      </w:r>
      <w:r w:rsidRPr="669E0005" w:rsidR="0480AB43">
        <w:rPr>
          <w:rFonts w:ascii="Times New Roman" w:hAnsi="Times New Roman" w:eastAsia="Times New Roman" w:cs="Times New Roman"/>
          <w:sz w:val="24"/>
          <w:szCs w:val="24"/>
        </w:rPr>
        <w:t>Criminisij</w:t>
      </w:r>
      <w:r w:rsidRPr="669E0005" w:rsidR="0480AB43">
        <w:rPr>
          <w:rFonts w:ascii="Times New Roman" w:hAnsi="Times New Roman" w:eastAsia="Times New Roman" w:cs="Times New Roman"/>
          <w:sz w:val="24"/>
          <w:szCs w:val="24"/>
        </w:rPr>
        <w:t>eva</w:t>
      </w:r>
      <w:r w:rsidRPr="669E0005" w:rsidR="0480AB43">
        <w:rPr>
          <w:rFonts w:ascii="Times New Roman" w:hAnsi="Times New Roman" w:eastAsia="Times New Roman" w:cs="Times New Roman"/>
          <w:sz w:val="24"/>
          <w:szCs w:val="24"/>
        </w:rPr>
        <w:t xml:space="preserve"> algoritma s različitim redoslijedom popunjavanja</w:t>
      </w:r>
    </w:p>
    <w:p w:rsidR="0480AB43" w:rsidP="5E8D87B2" w:rsidRDefault="0480AB43" w14:paraId="3FB89F10" w14:textId="2FBA7D13">
      <w:pPr>
        <w:pStyle w:val="Heading3"/>
        <w:rPr>
          <w:rFonts w:ascii="Times New Roman" w:hAnsi="Times New Roman" w:eastAsia="Times New Roman" w:cs="Times New Roman"/>
          <w:sz w:val="24"/>
          <w:szCs w:val="24"/>
        </w:rPr>
      </w:pPr>
      <w:commentRangeStart w:id="699582743"/>
      <w:bookmarkStart w:name="_Toc583245561" w:id="2040009540"/>
      <w:r w:rsidR="0480AB43">
        <w:rPr/>
        <w:t>Metod</w:t>
      </w:r>
      <w:r w:rsidR="66EC7986">
        <w:rPr/>
        <w:t>e</w:t>
      </w:r>
      <w:r w:rsidR="0480AB43">
        <w:rPr/>
        <w:t xml:space="preserve"> zasnovan</w:t>
      </w:r>
      <w:r w:rsidR="364ED385">
        <w:rPr/>
        <w:t>e</w:t>
      </w:r>
      <w:r w:rsidR="0480AB43">
        <w:rPr/>
        <w:t xml:space="preserve"> na dubokom učenju</w:t>
      </w:r>
      <w:commentRangeEnd w:id="699582743"/>
      <w:r>
        <w:rPr>
          <w:rStyle w:val="CommentReference"/>
        </w:rPr>
        <w:commentReference w:id="699582743"/>
      </w:r>
      <w:bookmarkEnd w:id="2040009540"/>
    </w:p>
    <w:p w:rsidR="0480AB43" w:rsidP="34770055" w:rsidRDefault="0480AB43" w14:paraId="5518DDA7" w14:textId="67271A04">
      <w:pPr>
        <w:pStyle w:val="Normal"/>
        <w:spacing w:before="240" w:beforeAutospacing="off" w:after="240" w:afterAutospacing="off"/>
        <w:jc w:val="left"/>
      </w:pPr>
      <w:r w:rsidRPr="1E161024" w:rsidR="0480AB43">
        <w:rPr>
          <w:rFonts w:ascii="Times New Roman" w:hAnsi="Times New Roman" w:eastAsia="Times New Roman" w:cs="Times New Roman"/>
          <w:b w:val="1"/>
          <w:bCs w:val="1"/>
          <w:sz w:val="24"/>
          <w:szCs w:val="24"/>
        </w:rPr>
        <w:t>Metod</w:t>
      </w:r>
      <w:r w:rsidRPr="1E161024" w:rsidR="27F7F858">
        <w:rPr>
          <w:rFonts w:ascii="Times New Roman" w:hAnsi="Times New Roman" w:eastAsia="Times New Roman" w:cs="Times New Roman"/>
          <w:b w:val="1"/>
          <w:bCs w:val="1"/>
          <w:sz w:val="24"/>
          <w:szCs w:val="24"/>
        </w:rPr>
        <w:t>e</w:t>
      </w:r>
      <w:r w:rsidRPr="1E161024" w:rsidR="0480AB43">
        <w:rPr>
          <w:rFonts w:ascii="Times New Roman" w:hAnsi="Times New Roman" w:eastAsia="Times New Roman" w:cs="Times New Roman"/>
          <w:b w:val="1"/>
          <w:bCs w:val="1"/>
          <w:sz w:val="24"/>
          <w:szCs w:val="24"/>
        </w:rPr>
        <w:t xml:space="preserve"> zasnovan</w:t>
      </w:r>
      <w:r w:rsidRPr="1E161024" w:rsidR="2BF0DC81">
        <w:rPr>
          <w:rFonts w:ascii="Times New Roman" w:hAnsi="Times New Roman" w:eastAsia="Times New Roman" w:cs="Times New Roman"/>
          <w:b w:val="1"/>
          <w:bCs w:val="1"/>
          <w:sz w:val="24"/>
          <w:szCs w:val="24"/>
        </w:rPr>
        <w:t>e</w:t>
      </w:r>
      <w:r w:rsidRPr="1E161024" w:rsidR="0480AB43">
        <w:rPr>
          <w:rFonts w:ascii="Times New Roman" w:hAnsi="Times New Roman" w:eastAsia="Times New Roman" w:cs="Times New Roman"/>
          <w:b w:val="1"/>
          <w:bCs w:val="1"/>
          <w:sz w:val="24"/>
          <w:szCs w:val="24"/>
        </w:rPr>
        <w:t xml:space="preserve"> na dubokom učenju</w:t>
      </w:r>
      <w:r w:rsidRPr="1E161024" w:rsidR="0480AB43">
        <w:rPr>
          <w:rFonts w:ascii="Times New Roman" w:hAnsi="Times New Roman" w:eastAsia="Times New Roman" w:cs="Times New Roman"/>
          <w:sz w:val="24"/>
          <w:szCs w:val="24"/>
        </w:rPr>
        <w:t xml:space="preserve"> dobile su na </w:t>
      </w:r>
      <w:r w:rsidRPr="1E161024" w:rsidR="0480AB43">
        <w:rPr>
          <w:rFonts w:ascii="Times New Roman" w:hAnsi="Times New Roman" w:eastAsia="Times New Roman" w:cs="Times New Roman"/>
          <w:sz w:val="24"/>
          <w:szCs w:val="24"/>
        </w:rPr>
        <w:t xml:space="preserve">važnosti pojavom </w:t>
      </w:r>
      <w:r w:rsidRPr="1E161024" w:rsidR="0480AB43">
        <w:rPr>
          <w:rFonts w:ascii="Times New Roman" w:hAnsi="Times New Roman" w:eastAsia="Times New Roman" w:cs="Times New Roman"/>
          <w:sz w:val="24"/>
          <w:szCs w:val="24"/>
        </w:rPr>
        <w:t>konvolucijskih</w:t>
      </w:r>
      <w:r w:rsidRPr="1E161024" w:rsidR="0480AB43">
        <w:rPr>
          <w:rFonts w:ascii="Times New Roman" w:hAnsi="Times New Roman" w:eastAsia="Times New Roman" w:cs="Times New Roman"/>
          <w:sz w:val="24"/>
          <w:szCs w:val="24"/>
        </w:rPr>
        <w:t xml:space="preserve"> neuronskih mreža (engl. </w:t>
      </w:r>
      <w:r w:rsidRPr="1E161024" w:rsidR="0480AB43">
        <w:rPr>
          <w:rFonts w:ascii="Times New Roman" w:hAnsi="Times New Roman" w:eastAsia="Times New Roman" w:cs="Times New Roman"/>
          <w:i w:val="1"/>
          <w:iCs w:val="1"/>
          <w:sz w:val="24"/>
          <w:szCs w:val="24"/>
        </w:rPr>
        <w:t>Convolutional</w:t>
      </w:r>
      <w:r w:rsidRPr="1E161024" w:rsidR="0480AB43">
        <w:rPr>
          <w:rFonts w:ascii="Times New Roman" w:hAnsi="Times New Roman" w:eastAsia="Times New Roman" w:cs="Times New Roman"/>
          <w:i w:val="1"/>
          <w:iCs w:val="1"/>
          <w:sz w:val="24"/>
          <w:szCs w:val="24"/>
        </w:rPr>
        <w:t xml:space="preserve"> </w:t>
      </w:r>
      <w:r w:rsidRPr="1E161024" w:rsidR="0480AB43">
        <w:rPr>
          <w:rFonts w:ascii="Times New Roman" w:hAnsi="Times New Roman" w:eastAsia="Times New Roman" w:cs="Times New Roman"/>
          <w:i w:val="1"/>
          <w:iCs w:val="1"/>
          <w:sz w:val="24"/>
          <w:szCs w:val="24"/>
        </w:rPr>
        <w:t>neural</w:t>
      </w:r>
      <w:r w:rsidRPr="1E161024" w:rsidR="0480AB43">
        <w:rPr>
          <w:rFonts w:ascii="Times New Roman" w:hAnsi="Times New Roman" w:eastAsia="Times New Roman" w:cs="Times New Roman"/>
          <w:i w:val="1"/>
          <w:iCs w:val="1"/>
          <w:sz w:val="24"/>
          <w:szCs w:val="24"/>
        </w:rPr>
        <w:t xml:space="preserve"> </w:t>
      </w:r>
      <w:r w:rsidRPr="1E161024" w:rsidR="0480AB43">
        <w:rPr>
          <w:rFonts w:ascii="Times New Roman" w:hAnsi="Times New Roman" w:eastAsia="Times New Roman" w:cs="Times New Roman"/>
          <w:i w:val="1"/>
          <w:iCs w:val="1"/>
          <w:sz w:val="24"/>
          <w:szCs w:val="24"/>
        </w:rPr>
        <w:t>networks</w:t>
      </w:r>
      <w:r w:rsidRPr="1E161024" w:rsidR="0480AB43">
        <w:rPr>
          <w:rFonts w:ascii="Times New Roman" w:hAnsi="Times New Roman" w:eastAsia="Times New Roman" w:cs="Times New Roman"/>
          <w:i w:val="1"/>
          <w:iCs w:val="1"/>
          <w:sz w:val="24"/>
          <w:szCs w:val="24"/>
        </w:rPr>
        <w:t>,</w:t>
      </w:r>
      <w:r w:rsidRPr="1E161024" w:rsidR="0480AB43">
        <w:rPr>
          <w:rFonts w:ascii="Times New Roman" w:hAnsi="Times New Roman" w:eastAsia="Times New Roman" w:cs="Times New Roman"/>
          <w:sz w:val="24"/>
          <w:szCs w:val="24"/>
        </w:rPr>
        <w:t xml:space="preserve"> skraćeno CNN)</w:t>
      </w:r>
      <w:r w:rsidRPr="1E161024" w:rsidR="691DD2D1">
        <w:rPr>
          <w:rFonts w:ascii="Times New Roman" w:hAnsi="Times New Roman" w:eastAsia="Times New Roman" w:cs="Times New Roman"/>
          <w:sz w:val="24"/>
          <w:szCs w:val="24"/>
        </w:rPr>
        <w:t xml:space="preserve"> </w:t>
      </w:r>
      <w:commentRangeStart w:id="132202782"/>
      <w:r w:rsidRPr="1E161024" w:rsidR="691DD2D1">
        <w:rPr>
          <w:rFonts w:ascii="Times New Roman" w:hAnsi="Times New Roman" w:eastAsia="Times New Roman" w:cs="Times New Roman"/>
          <w:sz w:val="24"/>
          <w:szCs w:val="24"/>
        </w:rPr>
        <w:t>[10]</w:t>
      </w:r>
      <w:commentRangeEnd w:id="132202782"/>
      <w:r>
        <w:rPr>
          <w:rStyle w:val="CommentReference"/>
        </w:rPr>
        <w:commentReference w:id="132202782"/>
      </w:r>
      <w:r w:rsidRPr="1E161024" w:rsidR="0480AB43">
        <w:rPr>
          <w:rFonts w:ascii="Times New Roman" w:hAnsi="Times New Roman" w:eastAsia="Times New Roman" w:cs="Times New Roman"/>
          <w:sz w:val="24"/>
          <w:szCs w:val="24"/>
        </w:rPr>
        <w:t xml:space="preserve">. </w:t>
      </w:r>
      <w:r w:rsidRPr="1E161024" w:rsidR="0480AB43">
        <w:rPr>
          <w:rFonts w:ascii="Times New Roman" w:hAnsi="Times New Roman" w:eastAsia="Times New Roman" w:cs="Times New Roman"/>
          <w:sz w:val="24"/>
          <w:szCs w:val="24"/>
        </w:rPr>
        <w:t xml:space="preserve"> Za razliku od tradicionalnih neuronskih mreža, </w:t>
      </w:r>
      <w:r w:rsidRPr="1E161024" w:rsidR="0480AB43">
        <w:rPr>
          <w:rFonts w:ascii="Times New Roman" w:hAnsi="Times New Roman" w:eastAsia="Times New Roman" w:cs="Times New Roman"/>
          <w:sz w:val="24"/>
          <w:szCs w:val="24"/>
        </w:rPr>
        <w:t>konvolucijske</w:t>
      </w:r>
      <w:r w:rsidRPr="1E161024" w:rsidR="0480AB43">
        <w:rPr>
          <w:rFonts w:ascii="Times New Roman" w:hAnsi="Times New Roman" w:eastAsia="Times New Roman" w:cs="Times New Roman"/>
          <w:sz w:val="24"/>
          <w:szCs w:val="24"/>
        </w:rPr>
        <w:t xml:space="preserve"> mreže procesiraju sliku u manjim dijelovima što ih čini računalno učinkovitijima. Njihova arhitektura također ih čini mnogo skalabilnijim od tradicionalne neuronske mreže i zato se danas </w:t>
      </w:r>
      <w:r w:rsidRPr="1E161024" w:rsidR="0480AB43">
        <w:rPr>
          <w:rFonts w:ascii="Times New Roman" w:hAnsi="Times New Roman" w:eastAsia="Times New Roman" w:cs="Times New Roman"/>
          <w:sz w:val="24"/>
          <w:szCs w:val="24"/>
        </w:rPr>
        <w:t>konvolucijske</w:t>
      </w:r>
      <w:r w:rsidRPr="1E161024" w:rsidR="0480AB43">
        <w:rPr>
          <w:rFonts w:ascii="Times New Roman" w:hAnsi="Times New Roman" w:eastAsia="Times New Roman" w:cs="Times New Roman"/>
          <w:sz w:val="24"/>
          <w:szCs w:val="24"/>
        </w:rPr>
        <w:t xml:space="preserve"> neuronske mreže pretežno koriste za procesiranje slika. Uz njih, koriste se i Generativne kontradiktorne mreže (engl. </w:t>
      </w:r>
      <w:r w:rsidRPr="1E161024" w:rsidR="0480AB43">
        <w:rPr>
          <w:rFonts w:ascii="Times New Roman" w:hAnsi="Times New Roman" w:eastAsia="Times New Roman" w:cs="Times New Roman"/>
          <w:i w:val="1"/>
          <w:iCs w:val="1"/>
          <w:sz w:val="24"/>
          <w:szCs w:val="24"/>
        </w:rPr>
        <w:t>Generative</w:t>
      </w:r>
      <w:r w:rsidRPr="1E161024" w:rsidR="0480AB43">
        <w:rPr>
          <w:rFonts w:ascii="Times New Roman" w:hAnsi="Times New Roman" w:eastAsia="Times New Roman" w:cs="Times New Roman"/>
          <w:i w:val="1"/>
          <w:iCs w:val="1"/>
          <w:sz w:val="24"/>
          <w:szCs w:val="24"/>
        </w:rPr>
        <w:t xml:space="preserve"> </w:t>
      </w:r>
      <w:r w:rsidRPr="1E161024" w:rsidR="0480AB43">
        <w:rPr>
          <w:rFonts w:ascii="Times New Roman" w:hAnsi="Times New Roman" w:eastAsia="Times New Roman" w:cs="Times New Roman"/>
          <w:i w:val="1"/>
          <w:iCs w:val="1"/>
          <w:sz w:val="24"/>
          <w:szCs w:val="24"/>
        </w:rPr>
        <w:t>adversial</w:t>
      </w:r>
      <w:r w:rsidRPr="1E161024" w:rsidR="0480AB43">
        <w:rPr>
          <w:rFonts w:ascii="Times New Roman" w:hAnsi="Times New Roman" w:eastAsia="Times New Roman" w:cs="Times New Roman"/>
          <w:i w:val="1"/>
          <w:iCs w:val="1"/>
          <w:sz w:val="24"/>
          <w:szCs w:val="24"/>
        </w:rPr>
        <w:t xml:space="preserve"> </w:t>
      </w:r>
      <w:r w:rsidRPr="1E161024" w:rsidR="0480AB43">
        <w:rPr>
          <w:rFonts w:ascii="Times New Roman" w:hAnsi="Times New Roman" w:eastAsia="Times New Roman" w:cs="Times New Roman"/>
          <w:i w:val="1"/>
          <w:iCs w:val="1"/>
          <w:sz w:val="24"/>
          <w:szCs w:val="24"/>
        </w:rPr>
        <w:t>networks</w:t>
      </w:r>
      <w:r w:rsidRPr="1E161024" w:rsidR="0480AB43">
        <w:rPr>
          <w:rFonts w:ascii="Times New Roman" w:hAnsi="Times New Roman" w:eastAsia="Times New Roman" w:cs="Times New Roman"/>
          <w:i w:val="1"/>
          <w:iCs w:val="1"/>
          <w:sz w:val="24"/>
          <w:szCs w:val="24"/>
        </w:rPr>
        <w:t>,</w:t>
      </w:r>
      <w:r w:rsidRPr="1E161024" w:rsidR="0480AB43">
        <w:rPr>
          <w:rFonts w:ascii="Times New Roman" w:hAnsi="Times New Roman" w:eastAsia="Times New Roman" w:cs="Times New Roman"/>
          <w:sz w:val="24"/>
          <w:szCs w:val="24"/>
        </w:rPr>
        <w:t xml:space="preserve"> skraćeno GAN). Njihova primarna namjera je generiranje slika, stoga je intuitivno jasno da se može koristiti da generiranje popravka na oštećenoj slici. </w:t>
      </w:r>
    </w:p>
    <w:p w:rsidR="0480AB43" w:rsidP="5E8D87B2" w:rsidRDefault="0480AB43" w14:paraId="60001C8B" w14:textId="50E67C24">
      <w:pPr>
        <w:spacing w:before="240" w:beforeAutospacing="off" w:after="240" w:afterAutospacing="off"/>
        <w:jc w:val="left"/>
      </w:pPr>
      <w:r w:rsidRPr="669E0005" w:rsidR="0480AB43">
        <w:rPr>
          <w:rFonts w:ascii="Times New Roman" w:hAnsi="Times New Roman" w:eastAsia="Times New Roman" w:cs="Times New Roman"/>
          <w:sz w:val="24"/>
          <w:szCs w:val="24"/>
        </w:rPr>
        <w:t xml:space="preserve">Ovaj rad implementira isključivo tradicionalne algoritme, stoga neće ulaziti u detalje oko tehnika koje primjenjuju duboko učenje. Razlog tomu je to što primarni cilj alata primjena u digitalnoj forenzici. Svaka forenzička analiza mora pratiti tzv. ACPO (engl. </w:t>
      </w:r>
      <w:r w:rsidRPr="669E0005" w:rsidR="0480AB43">
        <w:rPr>
          <w:rFonts w:ascii="Times New Roman" w:hAnsi="Times New Roman" w:eastAsia="Times New Roman" w:cs="Times New Roman"/>
          <w:i w:val="1"/>
          <w:iCs w:val="1"/>
          <w:sz w:val="24"/>
          <w:szCs w:val="24"/>
        </w:rPr>
        <w:t>Association</w:t>
      </w:r>
      <w:r w:rsidRPr="669E0005" w:rsidR="0480AB43">
        <w:rPr>
          <w:rFonts w:ascii="Times New Roman" w:hAnsi="Times New Roman" w:eastAsia="Times New Roman" w:cs="Times New Roman"/>
          <w:i w:val="1"/>
          <w:iCs w:val="1"/>
          <w:sz w:val="24"/>
          <w:szCs w:val="24"/>
        </w:rPr>
        <w:t xml:space="preserve"> </w:t>
      </w:r>
      <w:r w:rsidRPr="669E0005" w:rsidR="0480AB43">
        <w:rPr>
          <w:rFonts w:ascii="Times New Roman" w:hAnsi="Times New Roman" w:eastAsia="Times New Roman" w:cs="Times New Roman"/>
          <w:i w:val="1"/>
          <w:iCs w:val="1"/>
          <w:sz w:val="24"/>
          <w:szCs w:val="24"/>
        </w:rPr>
        <w:t>of</w:t>
      </w:r>
      <w:r w:rsidRPr="669E0005" w:rsidR="0480AB43">
        <w:rPr>
          <w:rFonts w:ascii="Times New Roman" w:hAnsi="Times New Roman" w:eastAsia="Times New Roman" w:cs="Times New Roman"/>
          <w:i w:val="1"/>
          <w:iCs w:val="1"/>
          <w:sz w:val="24"/>
          <w:szCs w:val="24"/>
        </w:rPr>
        <w:t xml:space="preserve"> </w:t>
      </w:r>
      <w:r w:rsidRPr="669E0005" w:rsidR="0480AB43">
        <w:rPr>
          <w:rFonts w:ascii="Times New Roman" w:hAnsi="Times New Roman" w:eastAsia="Times New Roman" w:cs="Times New Roman"/>
          <w:i w:val="1"/>
          <w:iCs w:val="1"/>
          <w:sz w:val="24"/>
          <w:szCs w:val="24"/>
        </w:rPr>
        <w:t>Chief</w:t>
      </w:r>
      <w:r w:rsidRPr="669E0005" w:rsidR="0480AB43">
        <w:rPr>
          <w:rFonts w:ascii="Times New Roman" w:hAnsi="Times New Roman" w:eastAsia="Times New Roman" w:cs="Times New Roman"/>
          <w:i w:val="1"/>
          <w:iCs w:val="1"/>
          <w:sz w:val="24"/>
          <w:szCs w:val="24"/>
        </w:rPr>
        <w:t xml:space="preserve"> Police </w:t>
      </w:r>
      <w:r w:rsidRPr="669E0005" w:rsidR="0480AB43">
        <w:rPr>
          <w:rFonts w:ascii="Times New Roman" w:hAnsi="Times New Roman" w:eastAsia="Times New Roman" w:cs="Times New Roman"/>
          <w:i w:val="1"/>
          <w:iCs w:val="1"/>
          <w:sz w:val="24"/>
          <w:szCs w:val="24"/>
        </w:rPr>
        <w:t>Officers</w:t>
      </w:r>
      <w:r w:rsidRPr="669E0005" w:rsidR="0480AB43">
        <w:rPr>
          <w:rFonts w:ascii="Times New Roman" w:hAnsi="Times New Roman" w:eastAsia="Times New Roman" w:cs="Times New Roman"/>
          <w:sz w:val="24"/>
          <w:szCs w:val="24"/>
        </w:rPr>
        <w:t xml:space="preserve">) principe. Jedan od tih principa nalaže da analiza mora biti provedena tako da kad bi drugi neovisni forenzičar pratio dokumentaciju i proveo analizu, mora doći do istih rezultata. U slučaju korištenja umjetne inteligencije, taj se zahtjev ne može garantirati. Drugi važan zahtjev je objašnjivost na sudu (engl. </w:t>
      </w:r>
      <w:r w:rsidRPr="669E0005" w:rsidR="0480AB43">
        <w:rPr>
          <w:rFonts w:ascii="Times New Roman" w:hAnsi="Times New Roman" w:eastAsia="Times New Roman" w:cs="Times New Roman"/>
          <w:i w:val="1"/>
          <w:iCs w:val="1"/>
          <w:sz w:val="24"/>
          <w:szCs w:val="24"/>
        </w:rPr>
        <w:t>explainability</w:t>
      </w:r>
      <w:r w:rsidRPr="669E0005" w:rsidR="0480AB43">
        <w:rPr>
          <w:rFonts w:ascii="Times New Roman" w:hAnsi="Times New Roman" w:eastAsia="Times New Roman" w:cs="Times New Roman"/>
          <w:i w:val="1"/>
          <w:iCs w:val="1"/>
          <w:sz w:val="24"/>
          <w:szCs w:val="24"/>
        </w:rPr>
        <w:t xml:space="preserve"> </w:t>
      </w:r>
      <w:r w:rsidRPr="669E0005" w:rsidR="0480AB43">
        <w:rPr>
          <w:rFonts w:ascii="Times New Roman" w:hAnsi="Times New Roman" w:eastAsia="Times New Roman" w:cs="Times New Roman"/>
          <w:i w:val="1"/>
          <w:iCs w:val="1"/>
          <w:sz w:val="24"/>
          <w:szCs w:val="24"/>
        </w:rPr>
        <w:t>in</w:t>
      </w:r>
      <w:r w:rsidRPr="669E0005" w:rsidR="0480AB43">
        <w:rPr>
          <w:rFonts w:ascii="Times New Roman" w:hAnsi="Times New Roman" w:eastAsia="Times New Roman" w:cs="Times New Roman"/>
          <w:i w:val="1"/>
          <w:iCs w:val="1"/>
          <w:sz w:val="24"/>
          <w:szCs w:val="24"/>
        </w:rPr>
        <w:t xml:space="preserve"> </w:t>
      </w:r>
      <w:r w:rsidRPr="669E0005" w:rsidR="0480AB43">
        <w:rPr>
          <w:rFonts w:ascii="Times New Roman" w:hAnsi="Times New Roman" w:eastAsia="Times New Roman" w:cs="Times New Roman"/>
          <w:i w:val="1"/>
          <w:iCs w:val="1"/>
          <w:sz w:val="24"/>
          <w:szCs w:val="24"/>
        </w:rPr>
        <w:t>court</w:t>
      </w:r>
      <w:r w:rsidRPr="669E0005" w:rsidR="0480AB43">
        <w:rPr>
          <w:rFonts w:ascii="Times New Roman" w:hAnsi="Times New Roman" w:eastAsia="Times New Roman" w:cs="Times New Roman"/>
          <w:sz w:val="24"/>
          <w:szCs w:val="24"/>
        </w:rPr>
        <w:t xml:space="preserve">). On podrazumijeva da je forenzičar u stanju objasniti kako funkcioniraju sve procedure koje je proveo. Da bi se taj zahtjev zadovoljio, potrebno je koristiti umjetnu inteligenciju koja objašnjava svoj proces rada (tzv. </w:t>
      </w:r>
      <w:r w:rsidRPr="669E0005" w:rsidR="0480AB43">
        <w:rPr>
          <w:rFonts w:ascii="Times New Roman" w:hAnsi="Times New Roman" w:eastAsia="Times New Roman" w:cs="Times New Roman"/>
          <w:i w:val="1"/>
          <w:iCs w:val="1"/>
          <w:sz w:val="24"/>
          <w:szCs w:val="24"/>
        </w:rPr>
        <w:t>explainable</w:t>
      </w:r>
      <w:r w:rsidRPr="669E0005" w:rsidR="0480AB43">
        <w:rPr>
          <w:rFonts w:ascii="Times New Roman" w:hAnsi="Times New Roman" w:eastAsia="Times New Roman" w:cs="Times New Roman"/>
          <w:i w:val="1"/>
          <w:iCs w:val="1"/>
          <w:sz w:val="24"/>
          <w:szCs w:val="24"/>
        </w:rPr>
        <w:t xml:space="preserve"> </w:t>
      </w:r>
      <w:r w:rsidRPr="669E0005" w:rsidR="0480AB43">
        <w:rPr>
          <w:rFonts w:ascii="Times New Roman" w:hAnsi="Times New Roman" w:eastAsia="Times New Roman" w:cs="Times New Roman"/>
          <w:i w:val="1"/>
          <w:iCs w:val="1"/>
          <w:sz w:val="24"/>
          <w:szCs w:val="24"/>
        </w:rPr>
        <w:t>artificial</w:t>
      </w:r>
      <w:r w:rsidRPr="669E0005" w:rsidR="0480AB43">
        <w:rPr>
          <w:rFonts w:ascii="Times New Roman" w:hAnsi="Times New Roman" w:eastAsia="Times New Roman" w:cs="Times New Roman"/>
          <w:i w:val="1"/>
          <w:iCs w:val="1"/>
          <w:sz w:val="24"/>
          <w:szCs w:val="24"/>
        </w:rPr>
        <w:t xml:space="preserve"> </w:t>
      </w:r>
      <w:r w:rsidRPr="669E0005" w:rsidR="0480AB43">
        <w:rPr>
          <w:rFonts w:ascii="Times New Roman" w:hAnsi="Times New Roman" w:eastAsia="Times New Roman" w:cs="Times New Roman"/>
          <w:i w:val="1"/>
          <w:iCs w:val="1"/>
          <w:sz w:val="24"/>
          <w:szCs w:val="24"/>
        </w:rPr>
        <w:t>intelligence</w:t>
      </w:r>
      <w:r w:rsidRPr="669E0005" w:rsidR="0480AB43">
        <w:rPr>
          <w:rFonts w:ascii="Times New Roman" w:hAnsi="Times New Roman" w:eastAsia="Times New Roman" w:cs="Times New Roman"/>
          <w:sz w:val="24"/>
          <w:szCs w:val="24"/>
        </w:rPr>
        <w:t xml:space="preserve">). Dodatno, svaki alat korišten za analizu mora biti </w:t>
      </w:r>
      <w:r w:rsidRPr="669E0005" w:rsidR="0480AB43">
        <w:rPr>
          <w:rFonts w:ascii="Times New Roman" w:hAnsi="Times New Roman" w:eastAsia="Times New Roman" w:cs="Times New Roman"/>
          <w:sz w:val="24"/>
          <w:szCs w:val="24"/>
        </w:rPr>
        <w:t>validiran</w:t>
      </w:r>
      <w:r w:rsidRPr="669E0005" w:rsidR="2EA0147C">
        <w:rPr>
          <w:rFonts w:ascii="Times New Roman" w:hAnsi="Times New Roman" w:eastAsia="Times New Roman" w:cs="Times New Roman"/>
          <w:sz w:val="24"/>
          <w:szCs w:val="24"/>
        </w:rPr>
        <w:t>.</w:t>
      </w:r>
      <w:r w:rsidRPr="669E0005" w:rsidR="0480AB43">
        <w:rPr>
          <w:rFonts w:ascii="Times New Roman" w:hAnsi="Times New Roman" w:eastAsia="Times New Roman" w:cs="Times New Roman"/>
          <w:sz w:val="24"/>
          <w:szCs w:val="24"/>
        </w:rPr>
        <w:t xml:space="preserve"> [15]</w:t>
      </w:r>
    </w:p>
    <w:p w:rsidR="0480AB43" w:rsidP="5E8D87B2" w:rsidRDefault="0480AB43" w14:paraId="06B978EE" w14:textId="188A496F">
      <w:pPr>
        <w:spacing w:before="240" w:beforeAutospacing="off" w:after="240" w:afterAutospacing="off"/>
        <w:jc w:val="left"/>
      </w:pPr>
      <w:r w:rsidRPr="5E8D87B2" w:rsidR="0480AB43">
        <w:rPr>
          <w:rFonts w:ascii="Times New Roman" w:hAnsi="Times New Roman" w:eastAsia="Times New Roman" w:cs="Times New Roman"/>
          <w:sz w:val="24"/>
          <w:szCs w:val="24"/>
        </w:rPr>
        <w:t>Duboko učenje može se koristiti za poboljšanje kvalitete slike, što može pomoći u analizi slike i ne bi trebalo promijeniti njezino značenje. No, usprkos tome, digitalna forenzika još uvijek izbjegava korištenje takvih alata i oslanja se na tradicionalne.</w:t>
      </w:r>
    </w:p>
    <w:p w:rsidR="0480AB43" w:rsidP="5E8D87B2" w:rsidRDefault="0480AB43" w14:paraId="6DCAEDB9" w14:textId="70D14EBA">
      <w:pPr>
        <w:pStyle w:val="Heading1"/>
        <w:rPr/>
      </w:pPr>
      <w:bookmarkStart w:name="_Toc1248710548" w:id="928037807"/>
      <w:r w:rsidR="0480AB43">
        <w:rPr/>
        <w:t>Metodologija</w:t>
      </w:r>
      <w:bookmarkEnd w:id="928037807"/>
    </w:p>
    <w:p w:rsidR="7EBEB09A" w:rsidP="5E8D87B2" w:rsidRDefault="7EBEB09A" w14:paraId="5E3A4AD5" w14:textId="6D28163A">
      <w:pPr>
        <w:pStyle w:val="Heading2"/>
        <w:rPr>
          <w:rFonts w:ascii="Times New Roman" w:hAnsi="Times New Roman" w:eastAsia="Times New Roman" w:cs="Times New Roman"/>
          <w:sz w:val="24"/>
          <w:szCs w:val="24"/>
        </w:rPr>
      </w:pPr>
      <w:bookmarkStart w:name="_Toc849349882" w:id="1127599473"/>
      <w:r w:rsidR="7EBEB09A">
        <w:rPr/>
        <w:t>Odabrani algoritmi i tehnike</w:t>
      </w:r>
      <w:bookmarkEnd w:id="1127599473"/>
    </w:p>
    <w:p w:rsidR="0480AB43" w:rsidP="5E8D87B2" w:rsidRDefault="0480AB43" w14:paraId="5BCCE4CC" w14:textId="2900DA62">
      <w:pPr>
        <w:spacing w:before="240" w:beforeAutospacing="off" w:after="240" w:afterAutospacing="off"/>
        <w:jc w:val="left"/>
        <w:rPr>
          <w:rFonts w:ascii="Times New Roman" w:hAnsi="Times New Roman" w:eastAsia="Times New Roman" w:cs="Times New Roman"/>
          <w:sz w:val="24"/>
          <w:szCs w:val="24"/>
        </w:rPr>
      </w:pPr>
      <w:r w:rsidRPr="0E19781F" w:rsidR="0480AB43">
        <w:rPr>
          <w:rFonts w:ascii="Times New Roman" w:hAnsi="Times New Roman" w:eastAsia="Times New Roman" w:cs="Times New Roman"/>
          <w:sz w:val="24"/>
          <w:szCs w:val="24"/>
        </w:rPr>
        <w:t xml:space="preserve">Algoritmi odabrani u ovom radu nastojali su pokriti čim veći spektar izmjena na digitalnim slikama. Poneki algoritmi rade istu zadaću zato da bi se povećala sigurnost onog što su detektirali. U nastavku će svaki od tih algoritama biti dodatno pojašnjen i njegov izbor će biti </w:t>
      </w:r>
      <w:r w:rsidRPr="0E19781F" w:rsidR="0480AB43">
        <w:rPr>
          <w:rFonts w:ascii="Times New Roman" w:hAnsi="Times New Roman" w:eastAsia="Times New Roman" w:cs="Times New Roman"/>
          <w:sz w:val="24"/>
          <w:szCs w:val="24"/>
        </w:rPr>
        <w:t>argumentiran.</w:t>
      </w:r>
    </w:p>
    <w:p w:rsidR="0480AB43" w:rsidP="0E19781F" w:rsidRDefault="0480AB43" w14:paraId="7363D8AD" w14:textId="39647A08">
      <w:pPr>
        <w:pStyle w:val="Heading3"/>
        <w:rPr>
          <w:noProof w:val="0"/>
          <w:lang w:val="hr-HR"/>
        </w:rPr>
      </w:pPr>
      <w:bookmarkStart w:name="_Toc391412355" w:id="515047364"/>
      <w:r w:rsidRPr="0E19781F" w:rsidR="4EA8B029">
        <w:rPr>
          <w:noProof w:val="0"/>
          <w:lang w:val="hr-HR"/>
        </w:rPr>
        <w:t>Analiza razine pogreške</w:t>
      </w:r>
      <w:bookmarkEnd w:id="515047364"/>
    </w:p>
    <w:p w:rsidR="0480AB43" w:rsidP="0E19781F" w:rsidRDefault="0480AB43" w14:paraId="52B4CF82" w14:textId="34921E94">
      <w:pPr>
        <w:pStyle w:val="Normal"/>
        <w:spacing w:before="240" w:beforeAutospacing="off" w:after="240" w:afterAutospacing="off"/>
        <w:jc w:val="left"/>
      </w:pPr>
      <w:r w:rsidRPr="0E19781F" w:rsidR="4EA8B029">
        <w:rPr>
          <w:rFonts w:ascii="Times New Roman" w:hAnsi="Times New Roman" w:eastAsia="Times New Roman" w:cs="Times New Roman"/>
          <w:b w:val="1"/>
          <w:bCs w:val="1"/>
          <w:noProof w:val="0"/>
          <w:sz w:val="24"/>
          <w:szCs w:val="24"/>
          <w:lang w:val="hr-HR"/>
        </w:rPr>
        <w:t xml:space="preserve">Analiza razine pogreške </w:t>
      </w:r>
      <w:r w:rsidRPr="0E19781F" w:rsidR="4EA8B029">
        <w:rPr>
          <w:rFonts w:ascii="Times New Roman" w:hAnsi="Times New Roman" w:eastAsia="Times New Roman" w:cs="Times New Roman"/>
          <w:b w:val="0"/>
          <w:bCs w:val="0"/>
          <w:sz w:val="24"/>
          <w:szCs w:val="24"/>
        </w:rPr>
        <w:t>(</w:t>
      </w:r>
      <w:r w:rsidRPr="0E19781F" w:rsidR="66E92285">
        <w:rPr>
          <w:rFonts w:ascii="Times New Roman" w:hAnsi="Times New Roman" w:eastAsia="Times New Roman" w:cs="Times New Roman"/>
          <w:b w:val="0"/>
          <w:bCs w:val="0"/>
          <w:sz w:val="24"/>
          <w:szCs w:val="24"/>
        </w:rPr>
        <w:t xml:space="preserve">engl. </w:t>
      </w:r>
      <w:r w:rsidRPr="0E19781F" w:rsidR="4EA8B029">
        <w:rPr>
          <w:rFonts w:ascii="Times New Roman" w:hAnsi="Times New Roman" w:eastAsia="Times New Roman" w:cs="Times New Roman"/>
          <w:b w:val="0"/>
          <w:bCs w:val="0"/>
          <w:i w:val="1"/>
          <w:iCs w:val="1"/>
          <w:sz w:val="24"/>
          <w:szCs w:val="24"/>
        </w:rPr>
        <w:t>Error</w:t>
      </w:r>
      <w:r w:rsidRPr="0E19781F" w:rsidR="4EA8B029">
        <w:rPr>
          <w:rFonts w:ascii="Times New Roman" w:hAnsi="Times New Roman" w:eastAsia="Times New Roman" w:cs="Times New Roman"/>
          <w:b w:val="0"/>
          <w:bCs w:val="0"/>
          <w:i w:val="1"/>
          <w:iCs w:val="1"/>
          <w:sz w:val="24"/>
          <w:szCs w:val="24"/>
        </w:rPr>
        <w:t xml:space="preserve"> </w:t>
      </w:r>
      <w:r w:rsidRPr="0E19781F" w:rsidR="0480AB43">
        <w:rPr>
          <w:rFonts w:ascii="Times New Roman" w:hAnsi="Times New Roman" w:eastAsia="Times New Roman" w:cs="Times New Roman"/>
          <w:b w:val="0"/>
          <w:bCs w:val="0"/>
          <w:i w:val="1"/>
          <w:iCs w:val="1"/>
          <w:sz w:val="24"/>
          <w:szCs w:val="24"/>
        </w:rPr>
        <w:t>Level</w:t>
      </w:r>
      <w:r w:rsidRPr="0E19781F" w:rsidR="0480AB43">
        <w:rPr>
          <w:rFonts w:ascii="Times New Roman" w:hAnsi="Times New Roman" w:eastAsia="Times New Roman" w:cs="Times New Roman"/>
          <w:b w:val="0"/>
          <w:bCs w:val="0"/>
          <w:i w:val="1"/>
          <w:iCs w:val="1"/>
          <w:sz w:val="24"/>
          <w:szCs w:val="24"/>
        </w:rPr>
        <w:t xml:space="preserve"> </w:t>
      </w:r>
      <w:r w:rsidRPr="0E19781F" w:rsidR="0480AB43">
        <w:rPr>
          <w:rFonts w:ascii="Times New Roman" w:hAnsi="Times New Roman" w:eastAsia="Times New Roman" w:cs="Times New Roman"/>
          <w:b w:val="0"/>
          <w:bCs w:val="0"/>
          <w:i w:val="1"/>
          <w:iCs w:val="1"/>
          <w:sz w:val="24"/>
          <w:szCs w:val="24"/>
        </w:rPr>
        <w:t>Analysis</w:t>
      </w:r>
      <w:r w:rsidRPr="0E19781F" w:rsidR="38B8027A">
        <w:rPr>
          <w:rFonts w:ascii="Times New Roman" w:hAnsi="Times New Roman" w:eastAsia="Times New Roman" w:cs="Times New Roman"/>
          <w:b w:val="0"/>
          <w:bCs w:val="0"/>
          <w:sz w:val="24"/>
          <w:szCs w:val="24"/>
        </w:rPr>
        <w:t xml:space="preserve">, </w:t>
      </w:r>
      <w:r w:rsidRPr="0E19781F" w:rsidR="0480AB43">
        <w:rPr>
          <w:rFonts w:ascii="Times New Roman" w:hAnsi="Times New Roman" w:eastAsia="Times New Roman" w:cs="Times New Roman"/>
          <w:sz w:val="24"/>
          <w:szCs w:val="24"/>
        </w:rPr>
        <w:t xml:space="preserve">skraćeno ELA) analizira signal slike i izdvaja dijelove koji imaju različitu razinu kompresije. Kompresija mora biti s gubitcima. Iz tog razloga najbolje su primjenjive na JPEG slikama. Razlike u kompresiji detektiraju se tako što se cijela slika ponovno spremi s nekom unaprijed zadanom kvalitetom. Kvaliteta se zadaje u postotcima od 0 do 100. Nova slika čije smanjenje kvalitete je uniformno i poznato se uspoređuje s originalnom slikom koja ima različite razine kompresije po dijelovima slike. Razlika u kompresijama između tih dviju slika definira se kao razina pogreške (engl. </w:t>
      </w:r>
      <w:r w:rsidRPr="0E19781F" w:rsidR="0480AB43">
        <w:rPr>
          <w:rFonts w:ascii="Times New Roman" w:hAnsi="Times New Roman" w:eastAsia="Times New Roman" w:cs="Times New Roman"/>
          <w:i w:val="1"/>
          <w:iCs w:val="1"/>
          <w:sz w:val="24"/>
          <w:szCs w:val="24"/>
        </w:rPr>
        <w:t>error</w:t>
      </w:r>
      <w:r w:rsidRPr="0E19781F" w:rsidR="0480AB43">
        <w:rPr>
          <w:rFonts w:ascii="Times New Roman" w:hAnsi="Times New Roman" w:eastAsia="Times New Roman" w:cs="Times New Roman"/>
          <w:i w:val="1"/>
          <w:iCs w:val="1"/>
          <w:sz w:val="24"/>
          <w:szCs w:val="24"/>
        </w:rPr>
        <w:t xml:space="preserve"> </w:t>
      </w:r>
      <w:r w:rsidRPr="0E19781F" w:rsidR="0480AB43">
        <w:rPr>
          <w:rFonts w:ascii="Times New Roman" w:hAnsi="Times New Roman" w:eastAsia="Times New Roman" w:cs="Times New Roman"/>
          <w:i w:val="1"/>
          <w:iCs w:val="1"/>
          <w:sz w:val="24"/>
          <w:szCs w:val="24"/>
        </w:rPr>
        <w:t>level</w:t>
      </w:r>
      <w:r w:rsidRPr="0E19781F" w:rsidR="0480AB43">
        <w:rPr>
          <w:rFonts w:ascii="Times New Roman" w:hAnsi="Times New Roman" w:eastAsia="Times New Roman" w:cs="Times New Roman"/>
          <w:sz w:val="24"/>
          <w:szCs w:val="24"/>
        </w:rPr>
        <w:t>) [16].</w:t>
      </w:r>
    </w:p>
    <w:p w:rsidR="0480AB43" w:rsidP="5E8D87B2" w:rsidRDefault="0480AB43" w14:paraId="13554D25" w14:textId="3B69E707">
      <w:pPr>
        <w:spacing w:before="240" w:beforeAutospacing="off" w:after="240" w:afterAutospacing="off"/>
        <w:jc w:val="left"/>
      </w:pPr>
      <w:r w:rsidRPr="5E8D87B2" w:rsidR="0480AB43">
        <w:rPr>
          <w:rFonts w:ascii="Times New Roman" w:hAnsi="Times New Roman" w:eastAsia="Times New Roman" w:cs="Times New Roman"/>
          <w:sz w:val="24"/>
          <w:szCs w:val="24"/>
        </w:rPr>
        <w:t xml:space="preserve">Budući da kompresija s gubitkom smanjuje kvalitetu slike pri svakom spremanju, ideja je da bi se na taj način moglo detektirati dodavanje objekata na sliku. Ako se neki objekt umetne na već postojeću sliku, očekuje se da će njegova razina kompresije biti manja u odnosu na ostatak slike jer je komprimiran manje puta nego originalna slika. U skladu s time, razina pogreške trebala bi biti veća na dijelovima slike koji su mijenjani jer je tamo razina kompresije značajno manja u odnosu na ostatak slike. Da bi se utvrdilo koji dijelovi slike su potencijalno izmijenjeni, koristi se prag (engl. </w:t>
      </w:r>
      <w:r w:rsidRPr="5E8D87B2" w:rsidR="0480AB43">
        <w:rPr>
          <w:rFonts w:ascii="Times New Roman" w:hAnsi="Times New Roman" w:eastAsia="Times New Roman" w:cs="Times New Roman"/>
          <w:i w:val="1"/>
          <w:iCs w:val="1"/>
          <w:sz w:val="24"/>
          <w:szCs w:val="24"/>
        </w:rPr>
        <w:t>threshold</w:t>
      </w:r>
      <w:r w:rsidRPr="5E8D87B2" w:rsidR="0480AB43">
        <w:rPr>
          <w:rFonts w:ascii="Times New Roman" w:hAnsi="Times New Roman" w:eastAsia="Times New Roman" w:cs="Times New Roman"/>
          <w:sz w:val="24"/>
          <w:szCs w:val="24"/>
        </w:rPr>
        <w:t>) koji je obično po iznosu jednak najvećoj razini pogreške prisutnoj na slici. Svi dijelovi slike čija razina pogreške nadilazi prag smatraju se potencijalno izmijenjenima. Tipično će se više razine pogreške prikazati crvenom bojom, a niže plavom [16].</w:t>
      </w:r>
    </w:p>
    <w:p w:rsidR="0480AB43" w:rsidP="0E19781F" w:rsidRDefault="0480AB43" w14:paraId="03DFF6B4" w14:textId="3A9CE35A">
      <w:pPr>
        <w:pStyle w:val="Normal"/>
        <w:suppressLineNumbers w:val="0"/>
        <w:bidi w:val="0"/>
        <w:spacing w:before="240" w:beforeAutospacing="off" w:after="240" w:afterAutospacing="off" w:line="360" w:lineRule="auto"/>
        <w:ind w:left="0" w:right="0"/>
        <w:jc w:val="left"/>
      </w:pPr>
      <w:r w:rsidRPr="0E19781F" w:rsidR="0480AB43">
        <w:rPr>
          <w:rFonts w:ascii="Times New Roman" w:hAnsi="Times New Roman" w:eastAsia="Times New Roman" w:cs="Times New Roman"/>
          <w:sz w:val="24"/>
          <w:szCs w:val="24"/>
        </w:rPr>
        <w:t xml:space="preserve">No, rezultati ovakve analize moraju se vrlo oprezno interpretirati. JPEG slike po prirodi imaju različite razine kompresije i ne smije se svaka od tih razlika interpretirati kao namjerna izmjena na slici. Ako regija slike nema mnogo informacija, primjerice ravna površina uniformne boje, ona će imati značajno veću razinu kompresije nego neki objekt s mnogo detalja, slova i slično. Ovisno o odabranoj kvaliteti spremanja slike, te razlike u kompresiji mogu izazvati velike razlike u odnosu na originalnu sliku, što se može očitati kao velika razina pogreške i interpretirati kao izmjena. Detalji oko korištenja ovog algoritma bit će objašnjeni u </w:t>
      </w:r>
      <w:r>
        <w:fldChar w:fldCharType="begin"/>
      </w:r>
      <w:r>
        <w:instrText xml:space="preserve">HYPERLINK  \l  "_Tehnički_detalji" </w:instrText>
      </w:r>
      <w:r>
        <w:fldChar w:fldCharType="separate"/>
      </w:r>
      <w:r w:rsidRPr="0E19781F" w:rsidR="36186080">
        <w:rPr>
          <w:rStyle w:val="Hyperlink"/>
          <w:rFonts w:ascii="Times New Roman" w:hAnsi="Times New Roman" w:eastAsia="Times New Roman" w:cs="Times New Roman"/>
          <w:b w:val="1"/>
          <w:bCs w:val="1"/>
          <w:sz w:val="24"/>
          <w:szCs w:val="24"/>
        </w:rPr>
        <w:t xml:space="preserve">poglavlju </w:t>
      </w:r>
      <w:r w:rsidRPr="0E19781F" w:rsidR="0480AB43">
        <w:rPr>
          <w:rStyle w:val="Hyperlink"/>
          <w:rFonts w:ascii="Times New Roman" w:hAnsi="Times New Roman" w:eastAsia="Times New Roman" w:cs="Times New Roman"/>
          <w:b w:val="1"/>
          <w:bCs w:val="1"/>
          <w:sz w:val="24"/>
          <w:szCs w:val="24"/>
        </w:rPr>
        <w:t>5</w:t>
      </w:r>
      <w:r>
        <w:fldChar w:fldCharType="end"/>
      </w:r>
      <w:r w:rsidRPr="0E19781F" w:rsidR="5D70170E">
        <w:rPr>
          <w:rFonts w:ascii="Times New Roman" w:hAnsi="Times New Roman" w:eastAsia="Times New Roman" w:cs="Times New Roman"/>
          <w:sz w:val="24"/>
          <w:szCs w:val="24"/>
        </w:rPr>
        <w:t>.</w:t>
      </w:r>
    </w:p>
    <w:p w:rsidR="0480AB43" w:rsidP="5E8D87B2" w:rsidRDefault="0480AB43" w14:paraId="093F0406" w14:textId="40B856D1">
      <w:pPr>
        <w:pStyle w:val="Heading3"/>
        <w:rPr>
          <w:rFonts w:ascii="Times New Roman" w:hAnsi="Times New Roman" w:eastAsia="Times New Roman" w:cs="Times New Roman"/>
          <w:sz w:val="24"/>
          <w:szCs w:val="24"/>
        </w:rPr>
      </w:pPr>
      <w:bookmarkStart w:name="_Toc1231199211" w:id="1307042063"/>
      <w:r w:rsidR="0480AB43">
        <w:rPr/>
        <w:t xml:space="preserve">Promjena </w:t>
      </w:r>
      <w:r w:rsidR="6D940E40">
        <w:rPr/>
        <w:t>sheme</w:t>
      </w:r>
      <w:r w:rsidR="0480AB43">
        <w:rPr/>
        <w:t xml:space="preserve"> </w:t>
      </w:r>
      <w:r w:rsidR="72CD7A2D">
        <w:rPr/>
        <w:t>boja</w:t>
      </w:r>
      <w:bookmarkEnd w:id="1307042063"/>
    </w:p>
    <w:p w:rsidR="0480AB43" w:rsidP="5E8D87B2" w:rsidRDefault="0480AB43" w14:paraId="7416C3DB" w14:textId="6F4C9D17">
      <w:pPr>
        <w:spacing w:before="240" w:beforeAutospacing="off" w:after="240" w:afterAutospacing="off"/>
        <w:jc w:val="left"/>
      </w:pPr>
      <w:r w:rsidRPr="0E19781F" w:rsidR="0480AB43">
        <w:rPr>
          <w:rFonts w:ascii="Times New Roman" w:hAnsi="Times New Roman" w:eastAsia="Times New Roman" w:cs="Times New Roman"/>
          <w:sz w:val="24"/>
          <w:szCs w:val="24"/>
        </w:rPr>
        <w:t xml:space="preserve">Digitalne slike standardno su prikazane u RGB (engl. </w:t>
      </w:r>
      <w:r w:rsidRPr="0E19781F" w:rsidR="0480AB43">
        <w:rPr>
          <w:rFonts w:ascii="Times New Roman" w:hAnsi="Times New Roman" w:eastAsia="Times New Roman" w:cs="Times New Roman"/>
          <w:i w:val="1"/>
          <w:iCs w:val="1"/>
          <w:sz w:val="24"/>
          <w:szCs w:val="24"/>
        </w:rPr>
        <w:t>Red-Green-Blue</w:t>
      </w:r>
      <w:r w:rsidRPr="0E19781F" w:rsidR="0480AB43">
        <w:rPr>
          <w:rFonts w:ascii="Times New Roman" w:hAnsi="Times New Roman" w:eastAsia="Times New Roman" w:cs="Times New Roman"/>
          <w:sz w:val="24"/>
          <w:szCs w:val="24"/>
        </w:rPr>
        <w:t>)</w:t>
      </w:r>
      <w:r w:rsidRPr="0E19781F" w:rsidR="740A1F35">
        <w:rPr>
          <w:rFonts w:ascii="Times New Roman" w:hAnsi="Times New Roman" w:eastAsia="Times New Roman" w:cs="Times New Roman"/>
          <w:sz w:val="24"/>
          <w:szCs w:val="24"/>
        </w:rPr>
        <w:t xml:space="preserve"> shemi boja</w:t>
      </w:r>
      <w:r w:rsidRPr="0E19781F" w:rsidR="0480AB43">
        <w:rPr>
          <w:rFonts w:ascii="Times New Roman" w:hAnsi="Times New Roman" w:eastAsia="Times New Roman" w:cs="Times New Roman"/>
          <w:sz w:val="24"/>
          <w:szCs w:val="24"/>
        </w:rPr>
        <w:t xml:space="preserve">. Svaki piksel ima definiranu razinu crvene, zelene i plave boje te se na taj način prikazuje boja na slici. No, postoje i drugi prikazi. Onaj tko mijenja sliku nastoji to izvesti tako da ne bude vidljivo ljudskim okom, međutim, većina se fokusira na to da izmjena ne bude uočljiva u RGB prikazu jer je to onaj koji će se standardno koristiti. No, teško je da će uspjeti urediti sliku tako da u svakom prikazu izgleda netaknuto, stoga </w:t>
      </w:r>
      <w:r w:rsidRPr="0E19781F" w:rsidR="6515BB4D">
        <w:rPr>
          <w:rFonts w:ascii="Times New Roman" w:hAnsi="Times New Roman" w:eastAsia="Times New Roman" w:cs="Times New Roman"/>
          <w:sz w:val="24"/>
          <w:szCs w:val="24"/>
        </w:rPr>
        <w:t>intuitivno</w:t>
      </w:r>
      <w:r w:rsidRPr="0E19781F" w:rsidR="0480AB43">
        <w:rPr>
          <w:rFonts w:ascii="Times New Roman" w:hAnsi="Times New Roman" w:eastAsia="Times New Roman" w:cs="Times New Roman"/>
          <w:sz w:val="24"/>
          <w:szCs w:val="24"/>
        </w:rPr>
        <w:t xml:space="preserve"> ima smisla pr</w:t>
      </w:r>
      <w:r w:rsidRPr="0E19781F" w:rsidR="603E067F">
        <w:rPr>
          <w:rFonts w:ascii="Times New Roman" w:hAnsi="Times New Roman" w:eastAsia="Times New Roman" w:cs="Times New Roman"/>
          <w:sz w:val="24"/>
          <w:szCs w:val="24"/>
        </w:rPr>
        <w:t xml:space="preserve">omijeniti shemu boja </w:t>
      </w:r>
      <w:r w:rsidRPr="0E19781F" w:rsidR="0480AB43">
        <w:rPr>
          <w:rFonts w:ascii="Times New Roman" w:hAnsi="Times New Roman" w:eastAsia="Times New Roman" w:cs="Times New Roman"/>
          <w:sz w:val="24"/>
          <w:szCs w:val="24"/>
        </w:rPr>
        <w:t xml:space="preserve">(engl. </w:t>
      </w:r>
      <w:r w:rsidRPr="0E19781F" w:rsidR="0480AB43">
        <w:rPr>
          <w:rFonts w:ascii="Times New Roman" w:hAnsi="Times New Roman" w:eastAsia="Times New Roman" w:cs="Times New Roman"/>
          <w:i w:val="1"/>
          <w:iCs w:val="1"/>
          <w:sz w:val="24"/>
          <w:szCs w:val="24"/>
        </w:rPr>
        <w:t>color</w:t>
      </w:r>
      <w:r w:rsidRPr="0E19781F" w:rsidR="0480AB43">
        <w:rPr>
          <w:rFonts w:ascii="Times New Roman" w:hAnsi="Times New Roman" w:eastAsia="Times New Roman" w:cs="Times New Roman"/>
          <w:i w:val="1"/>
          <w:iCs w:val="1"/>
          <w:sz w:val="24"/>
          <w:szCs w:val="24"/>
        </w:rPr>
        <w:t xml:space="preserve"> </w:t>
      </w:r>
      <w:r w:rsidRPr="0E19781F" w:rsidR="0480AB43">
        <w:rPr>
          <w:rFonts w:ascii="Times New Roman" w:hAnsi="Times New Roman" w:eastAsia="Times New Roman" w:cs="Times New Roman"/>
          <w:i w:val="1"/>
          <w:iCs w:val="1"/>
          <w:sz w:val="24"/>
          <w:szCs w:val="24"/>
        </w:rPr>
        <w:t>scheme</w:t>
      </w:r>
      <w:r w:rsidRPr="0E19781F" w:rsidR="0480AB43">
        <w:rPr>
          <w:rFonts w:ascii="Times New Roman" w:hAnsi="Times New Roman" w:eastAsia="Times New Roman" w:cs="Times New Roman"/>
          <w:sz w:val="24"/>
          <w:szCs w:val="24"/>
        </w:rPr>
        <w:t xml:space="preserve">). Primjerice, može se koristi HSV (engl. </w:t>
      </w:r>
      <w:r w:rsidRPr="0E19781F" w:rsidR="0480AB43">
        <w:rPr>
          <w:rFonts w:ascii="Times New Roman" w:hAnsi="Times New Roman" w:eastAsia="Times New Roman" w:cs="Times New Roman"/>
          <w:i w:val="1"/>
          <w:iCs w:val="1"/>
          <w:sz w:val="24"/>
          <w:szCs w:val="24"/>
        </w:rPr>
        <w:t>Hue-Saturation-Value</w:t>
      </w:r>
      <w:r w:rsidRPr="0E19781F" w:rsidR="0480AB43">
        <w:rPr>
          <w:rFonts w:ascii="Times New Roman" w:hAnsi="Times New Roman" w:eastAsia="Times New Roman" w:cs="Times New Roman"/>
          <w:i w:val="1"/>
          <w:iCs w:val="1"/>
          <w:sz w:val="24"/>
          <w:szCs w:val="24"/>
        </w:rPr>
        <w:t>).</w:t>
      </w:r>
      <w:r w:rsidRPr="0E19781F" w:rsidR="0480AB43">
        <w:rPr>
          <w:rFonts w:ascii="Times New Roman" w:hAnsi="Times New Roman" w:eastAsia="Times New Roman" w:cs="Times New Roman"/>
          <w:sz w:val="24"/>
          <w:szCs w:val="24"/>
        </w:rPr>
        <w:t xml:space="preserve"> HSV zapisuje za svaki piksel kolika je jačina boje (engl. </w:t>
      </w:r>
      <w:r w:rsidRPr="0E19781F" w:rsidR="0480AB43">
        <w:rPr>
          <w:rFonts w:ascii="Times New Roman" w:hAnsi="Times New Roman" w:eastAsia="Times New Roman" w:cs="Times New Roman"/>
          <w:i w:val="1"/>
          <w:iCs w:val="1"/>
          <w:sz w:val="24"/>
          <w:szCs w:val="24"/>
        </w:rPr>
        <w:t>hue</w:t>
      </w:r>
      <w:r w:rsidRPr="0E19781F" w:rsidR="0480AB43">
        <w:rPr>
          <w:rFonts w:ascii="Times New Roman" w:hAnsi="Times New Roman" w:eastAsia="Times New Roman" w:cs="Times New Roman"/>
          <w:sz w:val="24"/>
          <w:szCs w:val="24"/>
        </w:rPr>
        <w:t xml:space="preserve">) i kolika mu je zasićenost (engl. </w:t>
      </w:r>
      <w:r w:rsidRPr="0E19781F" w:rsidR="0480AB43">
        <w:rPr>
          <w:rFonts w:ascii="Times New Roman" w:hAnsi="Times New Roman" w:eastAsia="Times New Roman" w:cs="Times New Roman"/>
          <w:i w:val="1"/>
          <w:iCs w:val="1"/>
          <w:sz w:val="24"/>
          <w:szCs w:val="24"/>
        </w:rPr>
        <w:t>saturation</w:t>
      </w:r>
      <w:r w:rsidRPr="0E19781F" w:rsidR="0480AB43">
        <w:rPr>
          <w:rFonts w:ascii="Times New Roman" w:hAnsi="Times New Roman" w:eastAsia="Times New Roman" w:cs="Times New Roman"/>
          <w:sz w:val="24"/>
          <w:szCs w:val="24"/>
        </w:rPr>
        <w:t xml:space="preserve">). Ova metoda može biti korisna pri uočavanju </w:t>
      </w:r>
      <w:r w:rsidRPr="0E19781F" w:rsidR="0480AB43">
        <w:rPr>
          <w:rFonts w:ascii="Times New Roman" w:hAnsi="Times New Roman" w:eastAsia="Times New Roman" w:cs="Times New Roman"/>
          <w:i w:val="1"/>
          <w:iCs w:val="1"/>
          <w:sz w:val="24"/>
          <w:szCs w:val="24"/>
        </w:rPr>
        <w:t>cut</w:t>
      </w:r>
      <w:r w:rsidRPr="0E19781F" w:rsidR="0480AB43">
        <w:rPr>
          <w:rFonts w:ascii="Times New Roman" w:hAnsi="Times New Roman" w:eastAsia="Times New Roman" w:cs="Times New Roman"/>
          <w:i w:val="1"/>
          <w:iCs w:val="1"/>
          <w:sz w:val="24"/>
          <w:szCs w:val="24"/>
        </w:rPr>
        <w:t>-paste</w:t>
      </w:r>
      <w:r w:rsidRPr="0E19781F" w:rsidR="0480AB43">
        <w:rPr>
          <w:rFonts w:ascii="Times New Roman" w:hAnsi="Times New Roman" w:eastAsia="Times New Roman" w:cs="Times New Roman"/>
          <w:sz w:val="24"/>
          <w:szCs w:val="24"/>
        </w:rPr>
        <w:t xml:space="preserve"> izmjene. Možemo pretpostaviti da, ako na sliku kopiramo dio iz neke druge slike, boja možda bude usklađena, ali teško je pogoditi da jačina i zasićenost boje budu točno jednake kao na originalu. Takve promjene nisu vidljive u standardnom prikazu jer tamo specifično zasićenost i jačina boje nisu toliko naglašeni. Na </w:t>
      </w:r>
      <w:r w:rsidRPr="0E19781F" w:rsidR="0480AB43">
        <w:rPr>
          <w:rFonts w:ascii="Times New Roman" w:hAnsi="Times New Roman" w:eastAsia="Times New Roman" w:cs="Times New Roman"/>
          <w:b w:val="1"/>
          <w:bCs w:val="1"/>
          <w:sz w:val="24"/>
          <w:szCs w:val="24"/>
        </w:rPr>
        <w:t xml:space="preserve">slici </w:t>
      </w:r>
      <w:r w:rsidRPr="0E19781F" w:rsidR="057EB7A1">
        <w:rPr>
          <w:rFonts w:ascii="Times New Roman" w:hAnsi="Times New Roman" w:eastAsia="Times New Roman" w:cs="Times New Roman"/>
          <w:b w:val="1"/>
          <w:bCs w:val="1"/>
          <w:sz w:val="24"/>
          <w:szCs w:val="24"/>
        </w:rPr>
        <w:t>4.1</w:t>
      </w:r>
      <w:r w:rsidRPr="0E19781F" w:rsidR="0480AB43">
        <w:rPr>
          <w:rFonts w:ascii="Times New Roman" w:hAnsi="Times New Roman" w:eastAsia="Times New Roman" w:cs="Times New Roman"/>
          <w:sz w:val="24"/>
          <w:szCs w:val="24"/>
        </w:rPr>
        <w:t xml:space="preserve"> dan je primjer razlike u RGB i HSV prikazu. [17]</w:t>
      </w:r>
    </w:p>
    <w:p w:rsidR="773A8324" w:rsidP="5E8D87B2" w:rsidRDefault="773A8324" w14:paraId="6FD1AAD1" w14:textId="75190A04">
      <w:pPr>
        <w:spacing w:before="240" w:beforeAutospacing="off" w:after="240" w:afterAutospacing="off"/>
        <w:jc w:val="center"/>
        <w:rPr>
          <w:rFonts w:ascii="Times New Roman" w:hAnsi="Times New Roman" w:eastAsia="Times New Roman" w:cs="Times New Roman"/>
          <w:sz w:val="24"/>
          <w:szCs w:val="24"/>
        </w:rPr>
      </w:pPr>
      <w:r w:rsidR="773A8324">
        <w:drawing>
          <wp:inline wp14:editId="5C575554" wp14:anchorId="1E7A6743">
            <wp:extent cx="4505954" cy="2438740"/>
            <wp:effectExtent l="0" t="0" r="0" b="0"/>
            <wp:docPr id="705673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5673916" name="Picture 705673916"/>
                    <pic:cNvPicPr/>
                  </pic:nvPicPr>
                  <pic:blipFill>
                    <a:blip xmlns:r="http://schemas.openxmlformats.org/officeDocument/2006/relationships" r:embed="rId649651926">
                      <a:extLst>
                        <a:ext uri="{28A0092B-C50C-407E-A947-70E740481C1C}">
                          <a14:useLocalDpi xmlns:a14="http://schemas.microsoft.com/office/drawing/2010/main"/>
                        </a:ext>
                      </a:extLst>
                    </a:blip>
                    <a:stretch>
                      <a:fillRect/>
                    </a:stretch>
                  </pic:blipFill>
                  <pic:spPr>
                    <a:xfrm>
                      <a:off x="0" y="0"/>
                      <a:ext cx="4505954" cy="2438740"/>
                    </a:xfrm>
                    <a:prstGeom prst="rect">
                      <a:avLst/>
                    </a:prstGeom>
                  </pic:spPr>
                </pic:pic>
              </a:graphicData>
            </a:graphic>
          </wp:inline>
        </w:drawing>
      </w:r>
    </w:p>
    <w:p w:rsidR="773A8324" w:rsidP="5E8D87B2" w:rsidRDefault="773A8324" w14:paraId="70F10998" w14:textId="43ECD229">
      <w:pPr>
        <w:spacing w:before="240" w:beforeAutospacing="off" w:after="240" w:afterAutospacing="off"/>
        <w:jc w:val="center"/>
        <w:rPr>
          <w:rFonts w:ascii="Times New Roman" w:hAnsi="Times New Roman" w:eastAsia="Times New Roman" w:cs="Times New Roman"/>
          <w:noProof w:val="0"/>
          <w:sz w:val="24"/>
          <w:szCs w:val="24"/>
          <w:lang w:val="hr-HR"/>
        </w:rPr>
      </w:pPr>
      <w:r w:rsidRPr="5E8D87B2" w:rsidR="773A8324">
        <w:rPr>
          <w:rFonts w:ascii="Times New Roman" w:hAnsi="Times New Roman" w:eastAsia="Times New Roman" w:cs="Times New Roman"/>
          <w:sz w:val="24"/>
          <w:szCs w:val="24"/>
        </w:rPr>
        <w:t>Sl. 4.1 Primjer iste slike prikazane u RGB i HSV prikazu</w:t>
      </w:r>
    </w:p>
    <w:p w:rsidR="7688BF3B" w:rsidP="5E8D87B2" w:rsidRDefault="7688BF3B" w14:paraId="4EE6B98B" w14:textId="72642C33">
      <w:pPr>
        <w:spacing w:before="0" w:beforeAutospacing="off" w:after="240" w:afterAutospacing="off"/>
        <w:jc w:val="left"/>
      </w:pPr>
      <w:r w:rsidRPr="5E8D87B2" w:rsidR="7688BF3B">
        <w:rPr>
          <w:rFonts w:ascii="Times New Roman" w:hAnsi="Times New Roman" w:eastAsia="Times New Roman" w:cs="Times New Roman"/>
          <w:sz w:val="24"/>
          <w:szCs w:val="24"/>
        </w:rPr>
        <w:t>Ova metoda rijetko može djelovati samostalno, bolje ju je koristiti u kombinaciji s ELA-om. Promjena u HSV prikaz nije toliko pouzdan kao primjerice ELA zato što je puno osjetljiviji na promjene koje ne moraju nužno ukazivati na izmjene. Kao što se vidi u prethodnom primjeru, teško je razlikovati je li neka regija zaista mijenjana ili jednostavno ima drugačiju kompresiju radi prirode JPEG formata. HSV prikaz može ukazati na koje regije slike se može sumnjati prije nego što se provede dublja analiza. Ali, kao što je višestruko spomenuto, niti jedna od ovih metoda nije siguran pokazatelj je li uopće došlo do izmjene i je li se onda stvarno dogodila na tom mjestu na koje postupak ukazuje.</w:t>
      </w:r>
    </w:p>
    <w:p w:rsidR="7688BF3B" w:rsidP="5E8D87B2" w:rsidRDefault="7688BF3B" w14:paraId="271D6B8E" w14:textId="48F7FE19">
      <w:pPr>
        <w:pStyle w:val="Heading3"/>
        <w:rPr>
          <w:rFonts w:ascii="Times New Roman" w:hAnsi="Times New Roman" w:eastAsia="Times New Roman" w:cs="Times New Roman"/>
          <w:sz w:val="24"/>
          <w:szCs w:val="24"/>
        </w:rPr>
      </w:pPr>
      <w:bookmarkStart w:name="_Toc2042496154" w:id="874093554"/>
      <w:r w:rsidR="7688BF3B">
        <w:rPr/>
        <w:t>Algoritmi za detekciju ruba</w:t>
      </w:r>
      <w:bookmarkEnd w:id="874093554"/>
    </w:p>
    <w:p w:rsidR="7688BF3B" w:rsidP="5E8D87B2" w:rsidRDefault="7688BF3B" w14:paraId="60170239" w14:textId="5D11228D">
      <w:pPr>
        <w:spacing w:before="240" w:beforeAutospacing="off" w:after="240" w:afterAutospacing="off"/>
        <w:jc w:val="left"/>
      </w:pPr>
      <w:r w:rsidRPr="5E8D87B2" w:rsidR="7688BF3B">
        <w:rPr>
          <w:rFonts w:ascii="Times New Roman" w:hAnsi="Times New Roman" w:eastAsia="Times New Roman" w:cs="Times New Roman"/>
          <w:sz w:val="24"/>
          <w:szCs w:val="24"/>
        </w:rPr>
        <w:t xml:space="preserve">Kao što naziv kaže, izvorna namjena algoritama za detekciju ruba je označiti piksele koji pripadaju rubu nekog objekta. Rub (engl. </w:t>
      </w:r>
      <w:r w:rsidRPr="5E8D87B2" w:rsidR="7688BF3B">
        <w:rPr>
          <w:rFonts w:ascii="Times New Roman" w:hAnsi="Times New Roman" w:eastAsia="Times New Roman" w:cs="Times New Roman"/>
          <w:i w:val="1"/>
          <w:iCs w:val="1"/>
          <w:sz w:val="24"/>
          <w:szCs w:val="24"/>
        </w:rPr>
        <w:t>edge</w:t>
      </w:r>
      <w:r w:rsidRPr="5E8D87B2" w:rsidR="7688BF3B">
        <w:rPr>
          <w:rFonts w:ascii="Times New Roman" w:hAnsi="Times New Roman" w:eastAsia="Times New Roman" w:cs="Times New Roman"/>
          <w:sz w:val="24"/>
          <w:szCs w:val="24"/>
        </w:rPr>
        <w:t xml:space="preserve">) se definira kao područje slike gdje se osvjetljenje, koje se u literaturi često naziva intenzitetom, naglo promijeni iz jačeg u slabije ili obrnuto. Za detekciju takvih piksela koriste se različite maske. Maska je matrica koja prolazi redom kroz cijelu sliku i izvršava operacije nad njom, Neke od poznatih maski u </w:t>
      </w:r>
      <w:r w:rsidRPr="5E8D87B2" w:rsidR="7688BF3B">
        <w:rPr>
          <w:rFonts w:ascii="Times New Roman" w:hAnsi="Times New Roman" w:eastAsia="Times New Roman" w:cs="Times New Roman"/>
          <w:sz w:val="24"/>
          <w:szCs w:val="24"/>
        </w:rPr>
        <w:t>Robertsova</w:t>
      </w:r>
      <w:r w:rsidRPr="5E8D87B2" w:rsidR="7688BF3B">
        <w:rPr>
          <w:rFonts w:ascii="Times New Roman" w:hAnsi="Times New Roman" w:eastAsia="Times New Roman" w:cs="Times New Roman"/>
          <w:sz w:val="24"/>
          <w:szCs w:val="24"/>
        </w:rPr>
        <w:t xml:space="preserve">, </w:t>
      </w:r>
      <w:r w:rsidRPr="5E8D87B2" w:rsidR="7688BF3B">
        <w:rPr>
          <w:rFonts w:ascii="Times New Roman" w:hAnsi="Times New Roman" w:eastAsia="Times New Roman" w:cs="Times New Roman"/>
          <w:sz w:val="24"/>
          <w:szCs w:val="24"/>
        </w:rPr>
        <w:t>Sobelova</w:t>
      </w:r>
      <w:r w:rsidRPr="5E8D87B2" w:rsidR="7688BF3B">
        <w:rPr>
          <w:rFonts w:ascii="Times New Roman" w:hAnsi="Times New Roman" w:eastAsia="Times New Roman" w:cs="Times New Roman"/>
          <w:sz w:val="24"/>
          <w:szCs w:val="24"/>
        </w:rPr>
        <w:t xml:space="preserve"> i </w:t>
      </w:r>
      <w:r w:rsidRPr="5E8D87B2" w:rsidR="7688BF3B">
        <w:rPr>
          <w:rFonts w:ascii="Times New Roman" w:hAnsi="Times New Roman" w:eastAsia="Times New Roman" w:cs="Times New Roman"/>
          <w:sz w:val="24"/>
          <w:szCs w:val="24"/>
        </w:rPr>
        <w:t>Prewittova</w:t>
      </w:r>
      <w:r w:rsidRPr="5E8D87B2" w:rsidR="7688BF3B">
        <w:rPr>
          <w:rFonts w:ascii="Times New Roman" w:hAnsi="Times New Roman" w:eastAsia="Times New Roman" w:cs="Times New Roman"/>
          <w:sz w:val="24"/>
          <w:szCs w:val="24"/>
        </w:rPr>
        <w:t xml:space="preserve">. Svaka od njih ima određene vrste rubove koje detektira bolje. Ovaj rad neće detaljno ulaziti u objašnjenje ovih algoritama. [17] </w:t>
      </w:r>
    </w:p>
    <w:p w:rsidR="7688BF3B" w:rsidP="5E8D87B2" w:rsidRDefault="7688BF3B" w14:paraId="31FF47DB" w14:textId="431BBC68">
      <w:pPr>
        <w:spacing w:before="240" w:beforeAutospacing="off" w:after="240" w:afterAutospacing="off"/>
        <w:jc w:val="left"/>
      </w:pPr>
      <w:r w:rsidRPr="5E8D87B2" w:rsidR="7688BF3B">
        <w:rPr>
          <w:rFonts w:ascii="Times New Roman" w:hAnsi="Times New Roman" w:eastAsia="Times New Roman" w:cs="Times New Roman"/>
          <w:sz w:val="24"/>
          <w:szCs w:val="24"/>
        </w:rPr>
        <w:t>Osim svoje standardne primjene u računalnom vidu, algoritmi za prepoznavanje ruba mogu se koristiti za detekciji umetnutih objekata. Uređivači teksta često malo zamagle područje oko umetnutog objekta kako bi se njegovi rubovi bolje uklopili u sliku i da umetanje ne bi bilo primjetno. No, zamagljenje često izazova dvostruki rub jer algoritam prepoznaje rub objekta i rub zamagljenog dijela jer algoritam zamagljeni dio ponekad tretira kao odvojeni objekt</w:t>
      </w:r>
    </w:p>
    <w:p w:rsidR="7688BF3B" w:rsidP="5E8D87B2" w:rsidRDefault="7688BF3B" w14:paraId="70242DE0" w14:textId="051396EF">
      <w:pPr>
        <w:spacing w:before="240" w:beforeAutospacing="off" w:after="240" w:afterAutospacing="off"/>
        <w:jc w:val="left"/>
      </w:pPr>
      <w:r w:rsidRPr="5E8D87B2" w:rsidR="7688BF3B">
        <w:rPr>
          <w:rFonts w:ascii="Times New Roman" w:hAnsi="Times New Roman" w:eastAsia="Times New Roman" w:cs="Times New Roman"/>
          <w:sz w:val="24"/>
          <w:szCs w:val="24"/>
        </w:rPr>
        <w:t>Kao i prethodne dvije metode, metoda je korisna jer pruža alternativni prikaz slike koji je različit od onoga koji se standardno koristi. Budući da se autor izmjena često potrudi da standardni prikaz izgleda uvjerljivo, promjena prikaza često ga može razotkriti. Umetnuti objekt ne mora nužno imati dvostruki rub, ali već i ako taj rub ne izgleda uobičajeno, to može biti indikacija da je to područje slike izmijenjeno na bilo koji način.</w:t>
      </w:r>
    </w:p>
    <w:p w:rsidR="7688BF3B" w:rsidP="5E8D87B2" w:rsidRDefault="7688BF3B" w14:paraId="01C2E273" w14:textId="147E63F3">
      <w:pPr>
        <w:pStyle w:val="Heading3"/>
        <w:rPr>
          <w:rFonts w:ascii="Times New Roman" w:hAnsi="Times New Roman" w:eastAsia="Times New Roman" w:cs="Times New Roman"/>
          <w:sz w:val="24"/>
          <w:szCs w:val="24"/>
        </w:rPr>
      </w:pPr>
      <w:bookmarkStart w:name="_Toc228220489" w:id="1470503104"/>
      <w:r w:rsidR="7688BF3B">
        <w:rPr/>
        <w:t>Telein</w:t>
      </w:r>
      <w:r w:rsidR="7688BF3B">
        <w:rPr/>
        <w:t xml:space="preserve"> algoritam</w:t>
      </w:r>
      <w:bookmarkEnd w:id="1470503104"/>
    </w:p>
    <w:p w:rsidR="7688BF3B" w:rsidP="5E8D87B2" w:rsidRDefault="7688BF3B" w14:paraId="2C8B1A25" w14:textId="3D334C4F">
      <w:pPr>
        <w:spacing w:before="240" w:beforeAutospacing="off" w:after="240" w:afterAutospacing="off"/>
        <w:jc w:val="left"/>
      </w:pPr>
      <w:r w:rsidRPr="0E19781F" w:rsidR="7688BF3B">
        <w:rPr>
          <w:rFonts w:ascii="Times New Roman" w:hAnsi="Times New Roman" w:eastAsia="Times New Roman" w:cs="Times New Roman"/>
          <w:sz w:val="24"/>
          <w:szCs w:val="24"/>
        </w:rPr>
        <w:t xml:space="preserve">Kao što je spomenuto u </w:t>
      </w:r>
      <w:r>
        <w:fldChar w:fldCharType="begin"/>
      </w:r>
      <w:r>
        <w:instrText xml:space="preserve">HYPERLINK  \l  "_Metoda_zasnovana_na" </w:instrText>
      </w:r>
      <w:r>
        <w:fldChar w:fldCharType="separate"/>
      </w:r>
      <w:r w:rsidRPr="0E19781F" w:rsidR="5ADFD9F6">
        <w:rPr>
          <w:rFonts w:ascii="Times New Roman" w:hAnsi="Times New Roman" w:eastAsia="Times New Roman" w:cs="Times New Roman"/>
          <w:color w:val="auto"/>
          <w:sz w:val="24"/>
          <w:szCs w:val="24"/>
          <w:u w:val="single"/>
          <w:lang w:eastAsia="en-US" w:bidi="ar-SA"/>
        </w:rPr>
        <w:t>poglavlj</w:t>
      </w:r>
      <w:r w:rsidRPr="0E19781F" w:rsidR="7688BF3B">
        <w:rPr>
          <w:rFonts w:ascii="Times New Roman" w:hAnsi="Times New Roman" w:eastAsia="Times New Roman" w:cs="Times New Roman"/>
          <w:color w:val="auto"/>
          <w:sz w:val="24"/>
          <w:szCs w:val="24"/>
          <w:u w:val="single"/>
          <w:lang w:eastAsia="en-US" w:bidi="ar-SA"/>
        </w:rPr>
        <w:t>u 3.1.1</w:t>
      </w:r>
      <w:r>
        <w:fldChar w:fldCharType="end"/>
      </w:r>
      <w:r w:rsidRPr="0E19781F" w:rsidR="7688BF3B">
        <w:rPr>
          <w:rFonts w:ascii="Times New Roman" w:hAnsi="Times New Roman" w:eastAsia="Times New Roman" w:cs="Times New Roman"/>
          <w:color w:val="auto"/>
          <w:sz w:val="24"/>
          <w:szCs w:val="24"/>
          <w:u w:val="single"/>
          <w:lang w:eastAsia="en-US" w:bidi="ar-SA"/>
        </w:rPr>
        <w:t>,</w:t>
      </w:r>
      <w:r w:rsidRPr="0E19781F" w:rsidR="7688BF3B">
        <w:rPr>
          <w:rFonts w:ascii="Times New Roman" w:hAnsi="Times New Roman" w:eastAsia="Times New Roman" w:cs="Times New Roman"/>
          <w:sz w:val="24"/>
          <w:szCs w:val="24"/>
        </w:rPr>
        <w:t xml:space="preserve"> ovaj algoritam koristi metodu brzog pomaka. Taj pristup čini ga računalno efikasnijim i bržim nego ostale metode. </w:t>
      </w:r>
    </w:p>
    <w:p w:rsidR="7688BF3B" w:rsidP="5E8D87B2" w:rsidRDefault="7688BF3B" w14:paraId="655C0920" w14:textId="3AAAB0D6">
      <w:pPr>
        <w:spacing w:before="240" w:beforeAutospacing="off" w:after="240" w:afterAutospacing="off"/>
        <w:jc w:val="left"/>
        <w:rPr>
          <w:rFonts w:ascii="Times New Roman" w:hAnsi="Times New Roman" w:eastAsia="Times New Roman" w:cs="Times New Roman"/>
          <w:b w:val="1"/>
          <w:bCs w:val="1"/>
          <w:sz w:val="24"/>
          <w:szCs w:val="24"/>
        </w:rPr>
      </w:pPr>
      <w:commentRangeStart w:id="249289700"/>
      <w:r w:rsidRPr="0E19781F" w:rsidR="7688BF3B">
        <w:rPr>
          <w:rFonts w:ascii="Times New Roman" w:hAnsi="Times New Roman" w:eastAsia="Times New Roman" w:cs="Times New Roman"/>
          <w:sz w:val="24"/>
          <w:szCs w:val="24"/>
        </w:rPr>
        <w:t xml:space="preserve">Algoritam radi tzv. </w:t>
      </w:r>
      <w:r w:rsidRPr="0E19781F" w:rsidR="7688BF3B">
        <w:rPr>
          <w:rFonts w:ascii="Times New Roman" w:hAnsi="Times New Roman" w:eastAsia="Times New Roman" w:cs="Times New Roman"/>
          <w:b w:val="1"/>
          <w:bCs w:val="1"/>
          <w:sz w:val="24"/>
          <w:szCs w:val="24"/>
        </w:rPr>
        <w:t>digitalno preslikavanje</w:t>
      </w:r>
      <w:r w:rsidRPr="0E19781F" w:rsidR="7688BF3B">
        <w:rPr>
          <w:rFonts w:ascii="Times New Roman" w:hAnsi="Times New Roman" w:eastAsia="Times New Roman" w:cs="Times New Roman"/>
          <w:sz w:val="24"/>
          <w:szCs w:val="24"/>
        </w:rPr>
        <w:t xml:space="preserve"> (engl. </w:t>
      </w:r>
      <w:r w:rsidRPr="0E19781F" w:rsidR="7688BF3B">
        <w:rPr>
          <w:rFonts w:ascii="Times New Roman" w:hAnsi="Times New Roman" w:eastAsia="Times New Roman" w:cs="Times New Roman"/>
          <w:i w:val="1"/>
          <w:iCs w:val="1"/>
          <w:sz w:val="24"/>
          <w:szCs w:val="24"/>
        </w:rPr>
        <w:t>digital</w:t>
      </w:r>
      <w:r w:rsidRPr="0E19781F" w:rsidR="7688BF3B">
        <w:rPr>
          <w:rFonts w:ascii="Times New Roman" w:hAnsi="Times New Roman" w:eastAsia="Times New Roman" w:cs="Times New Roman"/>
          <w:i w:val="1"/>
          <w:iCs w:val="1"/>
          <w:sz w:val="24"/>
          <w:szCs w:val="24"/>
        </w:rPr>
        <w:t xml:space="preserve"> </w:t>
      </w:r>
      <w:r w:rsidRPr="0E19781F" w:rsidR="7688BF3B">
        <w:rPr>
          <w:rFonts w:ascii="Times New Roman" w:hAnsi="Times New Roman" w:eastAsia="Times New Roman" w:cs="Times New Roman"/>
          <w:i w:val="1"/>
          <w:iCs w:val="1"/>
          <w:sz w:val="24"/>
          <w:szCs w:val="24"/>
        </w:rPr>
        <w:t>inpainting</w:t>
      </w:r>
      <w:r w:rsidRPr="0E19781F" w:rsidR="7688BF3B">
        <w:rPr>
          <w:rFonts w:ascii="Times New Roman" w:hAnsi="Times New Roman" w:eastAsia="Times New Roman" w:cs="Times New Roman"/>
          <w:i w:val="1"/>
          <w:iCs w:val="1"/>
          <w:sz w:val="24"/>
          <w:szCs w:val="24"/>
        </w:rPr>
        <w:t>).</w:t>
      </w:r>
      <w:r w:rsidRPr="0E19781F" w:rsidR="7688BF3B">
        <w:rPr>
          <w:rFonts w:ascii="Times New Roman" w:hAnsi="Times New Roman" w:eastAsia="Times New Roman" w:cs="Times New Roman"/>
          <w:sz w:val="24"/>
          <w:szCs w:val="24"/>
        </w:rPr>
        <w:t xml:space="preserve"> Dakle, može otkloniti neka površinski manja oštećenja, primjerice tekst sa slike, logo, </w:t>
      </w:r>
      <w:r w:rsidRPr="0E19781F" w:rsidR="7688BF3B">
        <w:rPr>
          <w:rFonts w:ascii="Times New Roman" w:hAnsi="Times New Roman" w:eastAsia="Times New Roman" w:cs="Times New Roman"/>
          <w:sz w:val="24"/>
          <w:szCs w:val="24"/>
        </w:rPr>
        <w:t>prešarane</w:t>
      </w:r>
      <w:r w:rsidRPr="0E19781F" w:rsidR="7688BF3B">
        <w:rPr>
          <w:rFonts w:ascii="Times New Roman" w:hAnsi="Times New Roman" w:eastAsia="Times New Roman" w:cs="Times New Roman"/>
          <w:sz w:val="24"/>
          <w:szCs w:val="24"/>
        </w:rPr>
        <w:t xml:space="preserve"> dijelove i sl. Da bi postupak bio djelotvoran, potrebno je odrediti dijelove slike koje treba preslikati. To se postiže stvaranjem tzv. maske (engl. </w:t>
      </w:r>
      <w:r w:rsidRPr="0E19781F" w:rsidR="7688BF3B">
        <w:rPr>
          <w:rFonts w:ascii="Times New Roman" w:hAnsi="Times New Roman" w:eastAsia="Times New Roman" w:cs="Times New Roman"/>
          <w:i w:val="1"/>
          <w:iCs w:val="1"/>
          <w:sz w:val="24"/>
          <w:szCs w:val="24"/>
        </w:rPr>
        <w:t>mask</w:t>
      </w:r>
      <w:r w:rsidRPr="0E19781F" w:rsidR="7688BF3B">
        <w:rPr>
          <w:rFonts w:ascii="Times New Roman" w:hAnsi="Times New Roman" w:eastAsia="Times New Roman" w:cs="Times New Roman"/>
          <w:sz w:val="24"/>
          <w:szCs w:val="24"/>
        </w:rPr>
        <w:t xml:space="preserve">). Maska je slika jednake veličine kao i izvorna, ali se na njoj nalazi samo ono što se želi otkloniti. Primjeri oštećene slike i njezine maske dan je na </w:t>
      </w:r>
      <w:r w:rsidRPr="0E19781F" w:rsidR="7688BF3B">
        <w:rPr>
          <w:rFonts w:ascii="Times New Roman" w:hAnsi="Times New Roman" w:eastAsia="Times New Roman" w:cs="Times New Roman"/>
          <w:b w:val="1"/>
          <w:bCs w:val="1"/>
          <w:sz w:val="24"/>
          <w:szCs w:val="24"/>
        </w:rPr>
        <w:t xml:space="preserve">slici </w:t>
      </w:r>
      <w:r w:rsidRPr="0E19781F" w:rsidR="212C3BFF">
        <w:rPr>
          <w:rFonts w:ascii="Times New Roman" w:hAnsi="Times New Roman" w:eastAsia="Times New Roman" w:cs="Times New Roman"/>
          <w:b w:val="1"/>
          <w:bCs w:val="1"/>
          <w:sz w:val="24"/>
          <w:szCs w:val="24"/>
        </w:rPr>
        <w:t>4.2</w:t>
      </w:r>
      <w:r w:rsidRPr="0E19781F" w:rsidR="7688BF3B">
        <w:rPr>
          <w:rFonts w:ascii="Times New Roman" w:hAnsi="Times New Roman" w:eastAsia="Times New Roman" w:cs="Times New Roman"/>
          <w:b w:val="1"/>
          <w:bCs w:val="1"/>
          <w:sz w:val="24"/>
          <w:szCs w:val="24"/>
        </w:rPr>
        <w:t>.</w:t>
      </w:r>
      <w:commentRangeEnd w:id="249289700"/>
      <w:r>
        <w:rPr>
          <w:rStyle w:val="CommentReference"/>
        </w:rPr>
        <w:commentReference w:id="249289700"/>
      </w:r>
    </w:p>
    <w:p w:rsidR="0E19781F" w:rsidP="0E19781F" w:rsidRDefault="0E19781F" w14:paraId="51A0C7BA" w14:textId="17B380BA">
      <w:pPr>
        <w:spacing w:before="240" w:beforeAutospacing="off" w:after="240" w:afterAutospacing="off"/>
        <w:jc w:val="left"/>
        <w:rPr>
          <w:rFonts w:ascii="Times New Roman" w:hAnsi="Times New Roman" w:eastAsia="Times New Roman" w:cs="Times New Roman"/>
          <w:b w:val="1"/>
          <w:bCs w:val="1"/>
          <w:sz w:val="24"/>
          <w:szCs w:val="24"/>
        </w:rPr>
      </w:pPr>
    </w:p>
    <w:p w:rsidR="7688BF3B" w:rsidP="5E8D87B2" w:rsidRDefault="7688BF3B" w14:paraId="12CD6C15" w14:textId="1A4953D8">
      <w:pPr>
        <w:spacing w:before="240" w:beforeAutospacing="off" w:after="240" w:afterAutospacing="off"/>
        <w:jc w:val="left"/>
      </w:pPr>
      <w:r w:rsidRPr="5E8D87B2" w:rsidR="7688BF3B">
        <w:rPr>
          <w:rFonts w:ascii="Times New Roman" w:hAnsi="Times New Roman" w:eastAsia="Times New Roman" w:cs="Times New Roman"/>
          <w:sz w:val="24"/>
          <w:szCs w:val="24"/>
        </w:rPr>
        <w:t xml:space="preserve">Da bi se otklonilo oštećenje, koriste se informacije s ruba tog područja i propagiraju se prema unutrašnjosti. Rub tog područja je infinitezimalne debljine. Na početku algoritam preslikava jedan piksel koji leži na toj granici. Proces se iterativno ponavlja, a preslikavanje svakog piksela može se opisati kao funkcija čije su varijable ostali pikseli na granici. Naravno, nemaju svi pikseli jednaku važnost za pojedini piksel, već se određuje težinska funkcija. Ona osigurava da pikseli koji su bliže određenom pikselu imaju veći utjecaj na rezultat njegova preslikavanja nego pikseli koji su dalje od njega. Nakon što se obiđu svi pikseli na granici, proces se nastavlja za novu granicu koja je sad nešto više u unutrašnjosti od granice u prethodnom koraku. Na taj način se postiže propagacija prema unutrašnjosti koja nastoji imitirati ručni proces preslikavanja nekog oštećenja. </w:t>
      </w:r>
    </w:p>
    <w:p w:rsidR="7688BF3B" w:rsidP="5E8D87B2" w:rsidRDefault="7688BF3B" w14:paraId="2D96FC78" w14:textId="2632B543">
      <w:pPr>
        <w:spacing w:before="240" w:beforeAutospacing="off" w:after="240" w:afterAutospacing="off"/>
        <w:jc w:val="left"/>
      </w:pPr>
      <w:r w:rsidRPr="5E8D87B2" w:rsidR="7688BF3B">
        <w:rPr>
          <w:rFonts w:ascii="Times New Roman" w:hAnsi="Times New Roman" w:eastAsia="Times New Roman" w:cs="Times New Roman"/>
          <w:sz w:val="24"/>
          <w:szCs w:val="24"/>
        </w:rPr>
        <w:t xml:space="preserve">Već spomenuta metoda brzog pomaka (engl. </w:t>
      </w:r>
      <w:r w:rsidRPr="5E8D87B2" w:rsidR="7688BF3B">
        <w:rPr>
          <w:rFonts w:ascii="Times New Roman" w:hAnsi="Times New Roman" w:eastAsia="Times New Roman" w:cs="Times New Roman"/>
          <w:i w:val="1"/>
          <w:iCs w:val="1"/>
          <w:sz w:val="24"/>
          <w:szCs w:val="24"/>
        </w:rPr>
        <w:t>Fast</w:t>
      </w:r>
      <w:r w:rsidRPr="5E8D87B2" w:rsidR="7688BF3B">
        <w:rPr>
          <w:rFonts w:ascii="Times New Roman" w:hAnsi="Times New Roman" w:eastAsia="Times New Roman" w:cs="Times New Roman"/>
          <w:i w:val="1"/>
          <w:iCs w:val="1"/>
          <w:sz w:val="24"/>
          <w:szCs w:val="24"/>
        </w:rPr>
        <w:t xml:space="preserve"> </w:t>
      </w:r>
      <w:r w:rsidRPr="5E8D87B2" w:rsidR="7688BF3B">
        <w:rPr>
          <w:rFonts w:ascii="Times New Roman" w:hAnsi="Times New Roman" w:eastAsia="Times New Roman" w:cs="Times New Roman"/>
          <w:i w:val="1"/>
          <w:iCs w:val="1"/>
          <w:sz w:val="24"/>
          <w:szCs w:val="24"/>
        </w:rPr>
        <w:t>marching</w:t>
      </w:r>
      <w:r w:rsidRPr="5E8D87B2" w:rsidR="7688BF3B">
        <w:rPr>
          <w:rFonts w:ascii="Times New Roman" w:hAnsi="Times New Roman" w:eastAsia="Times New Roman" w:cs="Times New Roman"/>
          <w:i w:val="1"/>
          <w:iCs w:val="1"/>
          <w:sz w:val="24"/>
          <w:szCs w:val="24"/>
        </w:rPr>
        <w:t xml:space="preserve"> </w:t>
      </w:r>
      <w:r w:rsidRPr="5E8D87B2" w:rsidR="7688BF3B">
        <w:rPr>
          <w:rFonts w:ascii="Times New Roman" w:hAnsi="Times New Roman" w:eastAsia="Times New Roman" w:cs="Times New Roman"/>
          <w:i w:val="1"/>
          <w:iCs w:val="1"/>
          <w:sz w:val="24"/>
          <w:szCs w:val="24"/>
        </w:rPr>
        <w:t>method</w:t>
      </w:r>
      <w:r w:rsidRPr="5E8D87B2" w:rsidR="7688BF3B">
        <w:rPr>
          <w:rFonts w:ascii="Times New Roman" w:hAnsi="Times New Roman" w:eastAsia="Times New Roman" w:cs="Times New Roman"/>
          <w:i w:val="1"/>
          <w:iCs w:val="1"/>
          <w:sz w:val="24"/>
          <w:szCs w:val="24"/>
        </w:rPr>
        <w:t>,</w:t>
      </w:r>
      <w:r w:rsidRPr="5E8D87B2" w:rsidR="7688BF3B">
        <w:rPr>
          <w:rFonts w:ascii="Times New Roman" w:hAnsi="Times New Roman" w:eastAsia="Times New Roman" w:cs="Times New Roman"/>
          <w:sz w:val="24"/>
          <w:szCs w:val="24"/>
        </w:rPr>
        <w:t xml:space="preserve"> FFM) osigurava da se pikseli bliže poznatim pikselima (na granici) preslikaju prvi, a da se tek nakon njih ide prema pikselima bližim sredini. [18]</w:t>
      </w:r>
    </w:p>
    <w:p w:rsidR="7688BF3B" w:rsidP="5E8D87B2" w:rsidRDefault="7688BF3B" w14:paraId="7BAFBADB" w14:textId="068D318A">
      <w:pPr>
        <w:spacing w:before="240" w:beforeAutospacing="off" w:after="240" w:afterAutospacing="off"/>
        <w:jc w:val="left"/>
      </w:pPr>
      <w:r w:rsidRPr="0E19781F" w:rsidR="7688BF3B">
        <w:rPr>
          <w:rFonts w:ascii="Times New Roman" w:hAnsi="Times New Roman" w:eastAsia="Times New Roman" w:cs="Times New Roman"/>
          <w:sz w:val="24"/>
          <w:szCs w:val="24"/>
        </w:rPr>
        <w:t xml:space="preserve">Da bi se postigli ujednačeni prijelazi između originalnog i </w:t>
      </w:r>
      <w:r w:rsidRPr="0E19781F" w:rsidR="7688BF3B">
        <w:rPr>
          <w:rFonts w:ascii="Times New Roman" w:hAnsi="Times New Roman" w:eastAsia="Times New Roman" w:cs="Times New Roman"/>
          <w:sz w:val="24"/>
          <w:szCs w:val="24"/>
        </w:rPr>
        <w:t>novododanog</w:t>
      </w:r>
      <w:r w:rsidRPr="0E19781F" w:rsidR="7688BF3B">
        <w:rPr>
          <w:rFonts w:ascii="Times New Roman" w:hAnsi="Times New Roman" w:eastAsia="Times New Roman" w:cs="Times New Roman"/>
          <w:sz w:val="24"/>
          <w:szCs w:val="24"/>
        </w:rPr>
        <w:t xml:space="preserve"> dijela slike, prate se </w:t>
      </w:r>
      <w:r w:rsidRPr="0E19781F" w:rsidR="7688BF3B">
        <w:rPr>
          <w:rFonts w:ascii="Times New Roman" w:hAnsi="Times New Roman" w:eastAsia="Times New Roman" w:cs="Times New Roman"/>
          <w:sz w:val="24"/>
          <w:szCs w:val="24"/>
        </w:rPr>
        <w:t>izofote</w:t>
      </w:r>
      <w:r w:rsidRPr="0E19781F" w:rsidR="7688BF3B">
        <w:rPr>
          <w:rFonts w:ascii="Times New Roman" w:hAnsi="Times New Roman" w:eastAsia="Times New Roman" w:cs="Times New Roman"/>
          <w:sz w:val="24"/>
          <w:szCs w:val="24"/>
        </w:rPr>
        <w:t xml:space="preserve">. Zato se slika uvijek mora prebaciti u crno-bijeli prikaz prije nego što se nad njom provede postupak. Princip rada preslikavanja općenito dan je na </w:t>
      </w:r>
      <w:r w:rsidRPr="0E19781F" w:rsidR="7688BF3B">
        <w:rPr>
          <w:rFonts w:ascii="Times New Roman" w:hAnsi="Times New Roman" w:eastAsia="Times New Roman" w:cs="Times New Roman"/>
          <w:b w:val="1"/>
          <w:bCs w:val="1"/>
          <w:sz w:val="24"/>
          <w:szCs w:val="24"/>
        </w:rPr>
        <w:t xml:space="preserve">slici </w:t>
      </w:r>
      <w:r w:rsidRPr="0E19781F" w:rsidR="5D8CA71C">
        <w:rPr>
          <w:rFonts w:ascii="Times New Roman" w:hAnsi="Times New Roman" w:eastAsia="Times New Roman" w:cs="Times New Roman"/>
          <w:b w:val="1"/>
          <w:bCs w:val="1"/>
          <w:sz w:val="24"/>
          <w:szCs w:val="24"/>
        </w:rPr>
        <w:t>4.</w:t>
      </w:r>
      <w:r w:rsidRPr="0E19781F" w:rsidR="6EA8C03A">
        <w:rPr>
          <w:rFonts w:ascii="Times New Roman" w:hAnsi="Times New Roman" w:eastAsia="Times New Roman" w:cs="Times New Roman"/>
          <w:b w:val="1"/>
          <w:bCs w:val="1"/>
          <w:sz w:val="24"/>
          <w:szCs w:val="24"/>
        </w:rPr>
        <w:t>3</w:t>
      </w:r>
      <w:r w:rsidRPr="0E19781F" w:rsidR="7688BF3B">
        <w:rPr>
          <w:rFonts w:ascii="Times New Roman" w:hAnsi="Times New Roman" w:eastAsia="Times New Roman" w:cs="Times New Roman"/>
          <w:sz w:val="24"/>
          <w:szCs w:val="24"/>
        </w:rPr>
        <w:t>. [11]</w:t>
      </w:r>
    </w:p>
    <w:p w:rsidR="76793F9B" w:rsidP="5E8D87B2" w:rsidRDefault="76793F9B" w14:paraId="095C08AA" w14:textId="4650B006">
      <w:pPr>
        <w:spacing w:before="240" w:beforeAutospacing="off" w:after="240" w:afterAutospacing="off"/>
        <w:jc w:val="center"/>
        <w:rPr>
          <w:rFonts w:ascii="Times New Roman" w:hAnsi="Times New Roman" w:eastAsia="Times New Roman" w:cs="Times New Roman"/>
          <w:sz w:val="24"/>
          <w:szCs w:val="24"/>
        </w:rPr>
      </w:pPr>
      <w:r w:rsidR="76793F9B">
        <w:drawing>
          <wp:inline wp14:editId="340D1C34" wp14:anchorId="60AA21FE">
            <wp:extent cx="5581650" cy="2743200"/>
            <wp:effectExtent l="0" t="0" r="0" b="0"/>
            <wp:docPr id="298796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8796020" name="Picture 298796020"/>
                    <pic:cNvPicPr/>
                  </pic:nvPicPr>
                  <pic:blipFill>
                    <a:blip xmlns:r="http://schemas.openxmlformats.org/officeDocument/2006/relationships" r:embed="rId1477595934">
                      <a:extLst>
                        <a:ext uri="{28A0092B-C50C-407E-A947-70E740481C1C}">
                          <a14:useLocalDpi xmlns:a14="http://schemas.microsoft.com/office/drawing/2010/main"/>
                        </a:ext>
                      </a:extLst>
                    </a:blip>
                    <a:stretch>
                      <a:fillRect/>
                    </a:stretch>
                  </pic:blipFill>
                  <pic:spPr>
                    <a:xfrm>
                      <a:off x="0" y="0"/>
                      <a:ext cx="5581650" cy="2743200"/>
                    </a:xfrm>
                    <a:prstGeom prst="rect">
                      <a:avLst/>
                    </a:prstGeom>
                  </pic:spPr>
                </pic:pic>
              </a:graphicData>
            </a:graphic>
          </wp:inline>
        </w:drawing>
      </w:r>
      <w:r w:rsidRPr="0E19781F" w:rsidR="76793F9B">
        <w:rPr>
          <w:rFonts w:ascii="Times New Roman" w:hAnsi="Times New Roman" w:eastAsia="Times New Roman" w:cs="Times New Roman"/>
          <w:sz w:val="24"/>
          <w:szCs w:val="24"/>
        </w:rPr>
        <w:t>Sl. 4.</w:t>
      </w:r>
      <w:r w:rsidRPr="0E19781F" w:rsidR="34308F12">
        <w:rPr>
          <w:rFonts w:ascii="Times New Roman" w:hAnsi="Times New Roman" w:eastAsia="Times New Roman" w:cs="Times New Roman"/>
          <w:sz w:val="24"/>
          <w:szCs w:val="24"/>
        </w:rPr>
        <w:t>3</w:t>
      </w:r>
      <w:r w:rsidRPr="0E19781F" w:rsidR="76793F9B">
        <w:rPr>
          <w:rFonts w:ascii="Times New Roman" w:hAnsi="Times New Roman" w:eastAsia="Times New Roman" w:cs="Times New Roman"/>
          <w:sz w:val="24"/>
          <w:szCs w:val="24"/>
        </w:rPr>
        <w:t xml:space="preserve"> Princip digitalnog preslikavanja</w:t>
      </w:r>
    </w:p>
    <w:p w:rsidR="56D6D63F" w:rsidP="3FC64000" w:rsidRDefault="56D6D63F" w14:paraId="25775169" w14:textId="6C3877E8">
      <w:pPr>
        <w:pStyle w:val="Normal"/>
        <w:spacing w:before="240" w:beforeAutospacing="off" w:after="240" w:afterAutospacing="off"/>
        <w:jc w:val="left"/>
        <w:rPr>
          <w:rFonts w:ascii="Times New Roman" w:hAnsi="Times New Roman" w:eastAsia="Times New Roman" w:cs="Times New Roman"/>
          <w:noProof w:val="0"/>
          <w:sz w:val="24"/>
          <w:szCs w:val="24"/>
          <w:lang w:val="hr-HR"/>
        </w:rPr>
      </w:pPr>
      <w:r w:rsidRPr="3FC64000" w:rsidR="56D6D63F">
        <w:rPr>
          <w:rFonts w:ascii="Times New Roman" w:hAnsi="Times New Roman" w:eastAsia="Times New Roman" w:cs="Times New Roman"/>
          <w:noProof w:val="0"/>
          <w:sz w:val="24"/>
          <w:szCs w:val="24"/>
          <w:lang w:val="hr-HR"/>
        </w:rPr>
        <w:t xml:space="preserve">U a) dijelu, slovo Ω označava oštećeno područje koje želimo preslikati, a ∂Ω granicu tog područja. Točka na granici od koje trenutno kreće proces označena je slovom p, njezina okolina B(ε) pri čemu ε označava veličinu tog područja. Područje iznad Ω je originalna (poznata) slika. Vektorom N </w:t>
      </w:r>
      <w:r w:rsidRPr="3FC64000" w:rsidR="56D6D63F">
        <w:rPr>
          <w:rFonts w:ascii="Times New Roman" w:hAnsi="Times New Roman" w:eastAsia="Times New Roman" w:cs="Times New Roman"/>
          <w:noProof w:val="0"/>
          <w:sz w:val="24"/>
          <w:szCs w:val="24"/>
          <w:lang w:val="hr-HR"/>
        </w:rPr>
        <w:t>iznačen</w:t>
      </w:r>
      <w:r w:rsidRPr="3FC64000" w:rsidR="56D6D63F">
        <w:rPr>
          <w:rFonts w:ascii="Times New Roman" w:hAnsi="Times New Roman" w:eastAsia="Times New Roman" w:cs="Times New Roman"/>
          <w:noProof w:val="0"/>
          <w:sz w:val="24"/>
          <w:szCs w:val="24"/>
          <w:lang w:val="hr-HR"/>
        </w:rPr>
        <w:t xml:space="preserve"> je smjer u kojem se informacije propagiraju za daljnje preslikavanje. Na istoj slici, b) dio prikazuje detaljnije što se dogodi nakon odabira točke q koja će se preslikati. Točka q, naravno, mora pripadati okolini B(ε) točke p. Aproksimacija točke p koristeći informacije </w:t>
      </w:r>
      <w:r w:rsidRPr="3FC64000" w:rsidR="56D6D63F">
        <w:rPr>
          <w:rFonts w:ascii="Times New Roman" w:hAnsi="Times New Roman" w:eastAsia="Times New Roman" w:cs="Times New Roman"/>
          <w:noProof w:val="0"/>
          <w:sz w:val="24"/>
          <w:szCs w:val="24"/>
          <w:lang w:val="hr-HR"/>
        </w:rPr>
        <w:t>I</w:t>
      </w:r>
      <w:r w:rsidRPr="3FC64000" w:rsidR="56D6D63F">
        <w:rPr>
          <w:rFonts w:ascii="Times New Roman" w:hAnsi="Times New Roman" w:eastAsia="Times New Roman" w:cs="Times New Roman"/>
          <w:noProof w:val="0"/>
          <w:sz w:val="24"/>
          <w:szCs w:val="24"/>
          <w:lang w:val="hr-HR"/>
        </w:rPr>
        <w:t>(</w:t>
      </w:r>
      <w:r w:rsidRPr="3FC64000" w:rsidR="56D6D63F">
        <w:rPr>
          <w:rFonts w:ascii="Times New Roman" w:hAnsi="Times New Roman" w:eastAsia="Times New Roman" w:cs="Times New Roman"/>
          <w:noProof w:val="0"/>
          <w:sz w:val="24"/>
          <w:szCs w:val="24"/>
          <w:lang w:val="hr-HR"/>
        </w:rPr>
        <w:t xml:space="preserve">p) iz točke </w:t>
      </w:r>
      <w:commentRangeStart w:id="1502085382"/>
      <w:r w:rsidRPr="3FC64000" w:rsidR="56D6D63F">
        <w:rPr>
          <w:rFonts w:ascii="Times New Roman" w:hAnsi="Times New Roman" w:eastAsia="Times New Roman" w:cs="Times New Roman"/>
          <w:noProof w:val="0"/>
          <w:sz w:val="24"/>
          <w:szCs w:val="24"/>
          <w:lang w:val="hr-HR"/>
        </w:rPr>
        <w:t>q određuje se po formuli:</w:t>
      </w:r>
      <w:commentRangeEnd w:id="1502085382"/>
      <w:r>
        <w:rPr>
          <w:rStyle w:val="CommentReference"/>
        </w:rPr>
        <w:commentReference w:id="1502085382"/>
      </w:r>
    </w:p>
    <w:p w:rsidR="5E8D87B2" w:rsidP="5E8D87B2" w:rsidRDefault="5E8D87B2" w14:paraId="37878793" w14:textId="4C8B11DF">
      <w:pPr>
        <w:pStyle w:val="Normal"/>
        <w:spacing w:before="240" w:beforeAutospacing="off" w:after="240" w:afterAutospacing="off"/>
        <w:jc w:val="center"/>
      </w:pPr>
      <m:oMathPara xmlns:m="http://schemas.openxmlformats.org/officeDocument/2006/math">
        <m:oMath xmlns:m="http://schemas.openxmlformats.org/officeDocument/2006/math">
          <m:sSub xmlns:m="http://schemas.openxmlformats.org/officeDocument/2006/math">
            <m:sSubPr>
              <m:ctrlPr/>
            </m:sSubPr>
            <m:e>
              <m:r>
                <m:t>𝐼</m:t>
              </m:r>
            </m:e>
            <m:sub>
              <m:r>
                <m:t>𝑞</m:t>
              </m:r>
            </m:sub>
          </m:sSub>
          <m:d xmlns:m="http://schemas.openxmlformats.org/officeDocument/2006/math">
            <m:dPr>
              <m:ctrlPr/>
            </m:dPr>
            <m:e>
              <m:r>
                <m:t>𝑝</m:t>
              </m:r>
            </m:e>
          </m:d>
          <m:r xmlns:m="http://schemas.openxmlformats.org/officeDocument/2006/math">
            <m:t xmlns:m="http://schemas.openxmlformats.org/officeDocument/2006/math"> =</m:t>
          </m:r>
          <m:r xmlns:m="http://schemas.openxmlformats.org/officeDocument/2006/math">
            <m:t xmlns:m="http://schemas.openxmlformats.org/officeDocument/2006/math">𝑞</m:t>
          </m:r>
          <m:d xmlns:m="http://schemas.openxmlformats.org/officeDocument/2006/math">
            <m:dPr>
              <m:ctrlPr/>
            </m:dPr>
            <m:e>
              <m:r>
                <m:t>𝑝</m:t>
              </m:r>
            </m:e>
          </m:d>
          <m:r xmlns:m="http://schemas.openxmlformats.org/officeDocument/2006/math">
            <m:t xmlns:m="http://schemas.openxmlformats.org/officeDocument/2006/math">+</m:t>
          </m:r>
          <m:r xmlns:m="http://schemas.openxmlformats.org/officeDocument/2006/math">
            <m:rPr xmlns:m="http://schemas.openxmlformats.org/officeDocument/2006/math">
              <m:sty m:val="p"/>
            </m:rPr>
            <m:t xmlns:m="http://schemas.openxmlformats.org/officeDocument/2006/math">∇</m:t>
          </m:r>
          <m:r xmlns:m="http://schemas.openxmlformats.org/officeDocument/2006/math">
            <m:t xmlns:m="http://schemas.openxmlformats.org/officeDocument/2006/math">𝐼</m:t>
          </m:r>
          <m:d xmlns:m="http://schemas.openxmlformats.org/officeDocument/2006/math">
            <m:dPr>
              <m:ctrlPr/>
            </m:dPr>
            <m:e>
              <m:r>
                <m:t>𝑞</m:t>
              </m:r>
            </m:e>
          </m:d>
          <m:d xmlns:m="http://schemas.openxmlformats.org/officeDocument/2006/math">
            <m:dPr>
              <m:ctrlPr/>
            </m:dPr>
            <m:e>
              <m:r>
                <m:t>𝑝</m:t>
              </m:r>
              <m:r>
                <m:t>−</m:t>
              </m:r>
              <m:r>
                <m:t>𝑞</m:t>
              </m:r>
            </m:e>
          </m:d>
        </m:oMath>
      </m:oMathPara>
    </w:p>
    <w:p w:rsidR="124F3E57" w:rsidP="5E8D87B2" w:rsidRDefault="124F3E57" w14:paraId="74013D86" w14:textId="5ABBF4FA">
      <w:pPr>
        <w:spacing w:before="0" w:beforeAutospacing="off" w:after="240" w:afterAutospacing="off"/>
        <w:jc w:val="left"/>
      </w:pPr>
      <w:r w:rsidRPr="5E8D87B2" w:rsidR="124F3E57">
        <w:rPr>
          <w:rFonts w:ascii="Times New Roman" w:hAnsi="Times New Roman" w:eastAsia="Times New Roman" w:cs="Times New Roman"/>
          <w:noProof w:val="0"/>
          <w:sz w:val="24"/>
          <w:szCs w:val="24"/>
          <w:lang w:val="hr-HR"/>
        </w:rPr>
        <w:t>pri čemu je I(q) cijela slika, a ∇I(q) gradijent u točki q [16].</w:t>
      </w:r>
    </w:p>
    <w:p w:rsidR="124F3E57" w:rsidP="5E8D87B2" w:rsidRDefault="124F3E57" w14:paraId="553AE310" w14:textId="26A8E307">
      <w:pPr>
        <w:spacing w:before="240" w:beforeAutospacing="off" w:after="240" w:afterAutospacing="off"/>
        <w:jc w:val="left"/>
      </w:pPr>
      <w:r w:rsidRPr="0E19781F" w:rsidR="124F3E57">
        <w:rPr>
          <w:rFonts w:ascii="Times New Roman" w:hAnsi="Times New Roman" w:eastAsia="Times New Roman" w:cs="Times New Roman"/>
          <w:noProof w:val="0"/>
          <w:sz w:val="24"/>
          <w:szCs w:val="24"/>
          <w:lang w:val="hr-HR"/>
        </w:rPr>
        <w:t xml:space="preserve">Ideja ovog algoritma je zamisliti granicu između dvaju odabranih područja u obliku krivulje (u slučaju dviju dimenzija) ili površine (u slučaju triju dimenzija) te da svaka njezina točka ima poznatu brzinu F po iznosu i smjeru. Cilj je pretpostaviti kako će ta krivulja ili površina izgledati ako se kretanje nastavi u predviđenom smjeru. Kad bi se pristup implementirao na ovaj način, mogao bi se javiti problem preklapanja točaka i slično. Zato se pristup mora djelomično izmijeniti. Umjesto da se promatraju točke na granici, bolje je staviti statičnu rešetku oko promatrane krivulje ili površine i mjeriti vrijeme kad se površina ili krivulja dovoljno proširila da je dosegnula određenu točku na rešetki. Pretpostavimo da površina izgleda kao što je prikazano na </w:t>
      </w:r>
      <w:r w:rsidRPr="0E19781F" w:rsidR="124F3E57">
        <w:rPr>
          <w:rFonts w:ascii="Times New Roman" w:hAnsi="Times New Roman" w:eastAsia="Times New Roman" w:cs="Times New Roman"/>
          <w:b w:val="1"/>
          <w:bCs w:val="1"/>
          <w:noProof w:val="0"/>
          <w:sz w:val="24"/>
          <w:szCs w:val="24"/>
          <w:lang w:val="hr-HR"/>
        </w:rPr>
        <w:t>slici 4.</w:t>
      </w:r>
      <w:r w:rsidRPr="0E19781F" w:rsidR="5E1637CC">
        <w:rPr>
          <w:rFonts w:ascii="Times New Roman" w:hAnsi="Times New Roman" w:eastAsia="Times New Roman" w:cs="Times New Roman"/>
          <w:b w:val="1"/>
          <w:bCs w:val="1"/>
          <w:noProof w:val="0"/>
          <w:sz w:val="24"/>
          <w:szCs w:val="24"/>
          <w:lang w:val="hr-HR"/>
        </w:rPr>
        <w:t>4</w:t>
      </w:r>
      <w:r w:rsidRPr="0E19781F" w:rsidR="124F3E57">
        <w:rPr>
          <w:rFonts w:ascii="Times New Roman" w:hAnsi="Times New Roman" w:eastAsia="Times New Roman" w:cs="Times New Roman"/>
          <w:noProof w:val="0"/>
          <w:sz w:val="24"/>
          <w:szCs w:val="24"/>
          <w:lang w:val="hr-HR"/>
        </w:rPr>
        <w:t>. Svaka crvena točka na slici predstavlja jednu referentnu točku koja mjeri vrijeme kad ju je rub površine dostigao. [11]</w:t>
      </w:r>
    </w:p>
    <w:p w:rsidR="124F3E57" w:rsidP="5E8D87B2" w:rsidRDefault="124F3E57" w14:paraId="484E6D22" w14:textId="1D469681">
      <w:pPr>
        <w:spacing w:before="240" w:beforeAutospacing="off" w:after="240" w:afterAutospacing="off"/>
        <w:jc w:val="center"/>
        <w:rPr>
          <w:rFonts w:ascii="Times New Roman" w:hAnsi="Times New Roman" w:eastAsia="Times New Roman" w:cs="Times New Roman"/>
          <w:noProof w:val="0"/>
          <w:sz w:val="24"/>
          <w:szCs w:val="24"/>
          <w:lang w:val="hr-HR"/>
        </w:rPr>
      </w:pPr>
      <w:r w:rsidR="124F3E57">
        <w:drawing>
          <wp:inline wp14:editId="2B5D4DE0" wp14:anchorId="5C0C1A81">
            <wp:extent cx="3067478" cy="2438740"/>
            <wp:effectExtent l="0" t="0" r="0" b="0"/>
            <wp:docPr id="1272919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2919265" name="Picture 1272919265"/>
                    <pic:cNvPicPr/>
                  </pic:nvPicPr>
                  <pic:blipFill>
                    <a:blip xmlns:r="http://schemas.openxmlformats.org/officeDocument/2006/relationships" r:embed="rId1376621410">
                      <a:extLst>
                        <a:ext uri="{28A0092B-C50C-407E-A947-70E740481C1C}">
                          <a14:useLocalDpi xmlns:a14="http://schemas.microsoft.com/office/drawing/2010/main"/>
                        </a:ext>
                      </a:extLst>
                    </a:blip>
                    <a:stretch>
                      <a:fillRect/>
                    </a:stretch>
                  </pic:blipFill>
                  <pic:spPr>
                    <a:xfrm>
                      <a:off x="0" y="0"/>
                      <a:ext cx="3067478" cy="2438740"/>
                    </a:xfrm>
                    <a:prstGeom prst="rect">
                      <a:avLst/>
                    </a:prstGeom>
                  </pic:spPr>
                </pic:pic>
              </a:graphicData>
            </a:graphic>
          </wp:inline>
        </w:drawing>
      </w:r>
    </w:p>
    <w:p w:rsidR="124F3E57" w:rsidP="5E8D87B2" w:rsidRDefault="124F3E57" w14:paraId="738538A7" w14:textId="38F28EB7">
      <w:pPr>
        <w:pStyle w:val="Normal"/>
        <w:spacing w:before="240" w:beforeAutospacing="off" w:after="240" w:afterAutospacing="off"/>
        <w:jc w:val="center"/>
        <w:rPr>
          <w:rFonts w:ascii="Times New Roman" w:hAnsi="Times New Roman" w:eastAsia="Times New Roman" w:cs="Times New Roman"/>
          <w:noProof w:val="0"/>
          <w:sz w:val="24"/>
          <w:szCs w:val="24"/>
          <w:lang w:val="hr-HR"/>
        </w:rPr>
      </w:pPr>
      <w:r w:rsidRPr="0E19781F" w:rsidR="124F3E57">
        <w:rPr>
          <w:rFonts w:ascii="Times New Roman" w:hAnsi="Times New Roman" w:eastAsia="Times New Roman" w:cs="Times New Roman"/>
          <w:noProof w:val="0"/>
          <w:sz w:val="24"/>
          <w:szCs w:val="24"/>
          <w:lang w:val="hr-HR"/>
        </w:rPr>
        <w:t>Sl. 4.</w:t>
      </w:r>
      <w:r w:rsidRPr="0E19781F" w:rsidR="361CDE65">
        <w:rPr>
          <w:rFonts w:ascii="Times New Roman" w:hAnsi="Times New Roman" w:eastAsia="Times New Roman" w:cs="Times New Roman"/>
          <w:noProof w:val="0"/>
          <w:sz w:val="24"/>
          <w:szCs w:val="24"/>
          <w:lang w:val="hr-HR"/>
        </w:rPr>
        <w:t>4</w:t>
      </w:r>
      <w:r w:rsidRPr="0E19781F" w:rsidR="4F4C9C29">
        <w:rPr>
          <w:rFonts w:ascii="Times New Roman" w:hAnsi="Times New Roman" w:eastAsia="Times New Roman" w:cs="Times New Roman"/>
          <w:noProof w:val="0"/>
          <w:sz w:val="24"/>
          <w:szCs w:val="24"/>
          <w:lang w:val="hr-HR"/>
        </w:rPr>
        <w:t xml:space="preserve"> </w:t>
      </w:r>
      <w:r w:rsidRPr="0E19781F" w:rsidR="124F3E57">
        <w:rPr>
          <w:rFonts w:ascii="Times New Roman" w:hAnsi="Times New Roman" w:eastAsia="Times New Roman" w:cs="Times New Roman"/>
          <w:noProof w:val="0"/>
          <w:sz w:val="24"/>
          <w:szCs w:val="24"/>
          <w:lang w:val="hr-HR"/>
        </w:rPr>
        <w:t>Primjer rešetke oko promatrane površine</w:t>
      </w:r>
    </w:p>
    <w:p w:rsidR="124F3E57" w:rsidP="5E8D87B2" w:rsidRDefault="124F3E57" w14:paraId="60241B38" w14:textId="2948493A">
      <w:pPr>
        <w:pStyle w:val="Normal"/>
        <w:spacing w:before="240" w:beforeAutospacing="off" w:after="240" w:afterAutospacing="off"/>
        <w:jc w:val="left"/>
      </w:pPr>
      <w:r w:rsidRPr="0E19781F" w:rsidR="124F3E57">
        <w:rPr>
          <w:rFonts w:ascii="Times New Roman" w:hAnsi="Times New Roman" w:eastAsia="Times New Roman" w:cs="Times New Roman"/>
          <w:noProof w:val="0"/>
          <w:sz w:val="24"/>
          <w:szCs w:val="24"/>
          <w:lang w:val="hr-HR"/>
        </w:rPr>
        <w:t xml:space="preserve">Budući da svaka točka s koordinatama (x, y) bilježi vrijeme T(x, y), u svakom trenutku T može se procijeniti koje sve točke su bile dosegnute. Grafički prikaz ovih podataka prikazan je na </w:t>
      </w:r>
      <w:r w:rsidRPr="0E19781F" w:rsidR="124F3E57">
        <w:rPr>
          <w:rFonts w:ascii="Times New Roman" w:hAnsi="Times New Roman" w:eastAsia="Times New Roman" w:cs="Times New Roman"/>
          <w:b w:val="1"/>
          <w:bCs w:val="1"/>
          <w:noProof w:val="0"/>
          <w:sz w:val="24"/>
          <w:szCs w:val="24"/>
          <w:lang w:val="hr-HR"/>
        </w:rPr>
        <w:t>slici 4</w:t>
      </w:r>
      <w:r w:rsidRPr="0E19781F" w:rsidR="124F3E57">
        <w:rPr>
          <w:rFonts w:ascii="Times New Roman" w:hAnsi="Times New Roman" w:eastAsia="Times New Roman" w:cs="Times New Roman"/>
          <w:b w:val="1"/>
          <w:bCs w:val="1"/>
          <w:noProof w:val="0"/>
          <w:sz w:val="24"/>
          <w:szCs w:val="24"/>
          <w:lang w:val="hr-HR"/>
        </w:rPr>
        <w:t>.</w:t>
      </w:r>
      <w:r w:rsidRPr="0E19781F" w:rsidR="1CE3B138">
        <w:rPr>
          <w:rFonts w:ascii="Times New Roman" w:hAnsi="Times New Roman" w:eastAsia="Times New Roman" w:cs="Times New Roman"/>
          <w:b w:val="1"/>
          <w:bCs w:val="1"/>
          <w:noProof w:val="0"/>
          <w:sz w:val="24"/>
          <w:szCs w:val="24"/>
          <w:lang w:val="hr-HR"/>
        </w:rPr>
        <w:t>5</w:t>
      </w:r>
      <w:r w:rsidRPr="0E19781F" w:rsidR="61A073F8">
        <w:rPr>
          <w:rFonts w:ascii="Times New Roman" w:hAnsi="Times New Roman" w:eastAsia="Times New Roman" w:cs="Times New Roman"/>
          <w:b w:val="1"/>
          <w:bCs w:val="1"/>
          <w:noProof w:val="0"/>
          <w:sz w:val="24"/>
          <w:szCs w:val="24"/>
          <w:lang w:val="hr-HR"/>
        </w:rPr>
        <w:t>.</w:t>
      </w:r>
    </w:p>
    <w:p w:rsidR="124F3E57" w:rsidP="5E8D87B2" w:rsidRDefault="124F3E57" w14:paraId="24BF523C" w14:textId="69AA2245">
      <w:pPr>
        <w:pStyle w:val="Normal"/>
        <w:spacing w:before="240" w:beforeAutospacing="off" w:after="240" w:afterAutospacing="off"/>
        <w:jc w:val="center"/>
        <w:rPr>
          <w:rFonts w:ascii="Times New Roman" w:hAnsi="Times New Roman" w:eastAsia="Times New Roman" w:cs="Times New Roman"/>
          <w:b w:val="0"/>
          <w:bCs w:val="0"/>
          <w:noProof w:val="0"/>
          <w:sz w:val="24"/>
          <w:szCs w:val="24"/>
          <w:lang w:val="hr-HR"/>
        </w:rPr>
      </w:pPr>
      <w:r w:rsidR="124F3E57">
        <w:drawing>
          <wp:inline wp14:editId="007E7905" wp14:anchorId="4DCCEBA9">
            <wp:extent cx="5581650" cy="2571750"/>
            <wp:effectExtent l="0" t="0" r="0" b="0"/>
            <wp:docPr id="452355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355494" name="Picture 452355494"/>
                    <pic:cNvPicPr/>
                  </pic:nvPicPr>
                  <pic:blipFill>
                    <a:blip xmlns:r="http://schemas.openxmlformats.org/officeDocument/2006/relationships" r:embed="rId596186507">
                      <a:extLst>
                        <a:ext uri="{28A0092B-C50C-407E-A947-70E740481C1C}">
                          <a14:useLocalDpi xmlns:a14="http://schemas.microsoft.com/office/drawing/2010/main"/>
                        </a:ext>
                      </a:extLst>
                    </a:blip>
                    <a:stretch>
                      <a:fillRect/>
                    </a:stretch>
                  </pic:blipFill>
                  <pic:spPr>
                    <a:xfrm>
                      <a:off x="0" y="0"/>
                      <a:ext cx="5581650" cy="2571750"/>
                    </a:xfrm>
                    <a:prstGeom prst="rect">
                      <a:avLst/>
                    </a:prstGeom>
                  </pic:spPr>
                </pic:pic>
              </a:graphicData>
            </a:graphic>
          </wp:inline>
        </w:drawing>
      </w:r>
      <w:r w:rsidRPr="0E19781F" w:rsidR="124F3E57">
        <w:rPr>
          <w:rFonts w:ascii="Times New Roman" w:hAnsi="Times New Roman" w:eastAsia="Times New Roman" w:cs="Times New Roman"/>
          <w:b w:val="0"/>
          <w:bCs w:val="0"/>
          <w:noProof w:val="0"/>
          <w:sz w:val="24"/>
          <w:szCs w:val="24"/>
          <w:lang w:val="hr-HR"/>
        </w:rPr>
        <w:t>Sl. 4</w:t>
      </w:r>
      <w:r w:rsidRPr="0E19781F" w:rsidR="18928081">
        <w:rPr>
          <w:rFonts w:ascii="Times New Roman" w:hAnsi="Times New Roman" w:eastAsia="Times New Roman" w:cs="Times New Roman"/>
          <w:b w:val="0"/>
          <w:bCs w:val="0"/>
          <w:noProof w:val="0"/>
          <w:sz w:val="24"/>
          <w:szCs w:val="24"/>
          <w:lang w:val="hr-HR"/>
        </w:rPr>
        <w:t>.</w:t>
      </w:r>
      <w:r w:rsidRPr="0E19781F" w:rsidR="75081D2E">
        <w:rPr>
          <w:rFonts w:ascii="Times New Roman" w:hAnsi="Times New Roman" w:eastAsia="Times New Roman" w:cs="Times New Roman"/>
          <w:b w:val="0"/>
          <w:bCs w:val="0"/>
          <w:noProof w:val="0"/>
          <w:sz w:val="24"/>
          <w:szCs w:val="24"/>
          <w:lang w:val="hr-HR"/>
        </w:rPr>
        <w:t>5</w:t>
      </w:r>
      <w:r w:rsidRPr="0E19781F" w:rsidR="124F3E57">
        <w:rPr>
          <w:rFonts w:ascii="Times New Roman" w:hAnsi="Times New Roman" w:eastAsia="Times New Roman" w:cs="Times New Roman"/>
          <w:b w:val="0"/>
          <w:bCs w:val="0"/>
          <w:noProof w:val="0"/>
          <w:sz w:val="24"/>
          <w:szCs w:val="24"/>
          <w:lang w:val="hr-HR"/>
        </w:rPr>
        <w:t xml:space="preserve"> Grafički prikaz određivanja dosegnutih točaka u bilo kojem trenutku t</w:t>
      </w:r>
    </w:p>
    <w:p w:rsidR="5AA12FB7" w:rsidP="5E8D87B2" w:rsidRDefault="5AA12FB7" w14:paraId="6BA3503D" w14:textId="5F182EDE">
      <w:pPr>
        <w:spacing w:before="0" w:beforeAutospacing="off" w:after="240" w:afterAutospacing="off"/>
        <w:jc w:val="left"/>
      </w:pPr>
      <w:r w:rsidRPr="5E8D87B2" w:rsidR="5AA12FB7">
        <w:rPr>
          <w:rFonts w:ascii="Times New Roman" w:hAnsi="Times New Roman" w:eastAsia="Times New Roman" w:cs="Times New Roman"/>
          <w:noProof w:val="0"/>
          <w:sz w:val="24"/>
          <w:szCs w:val="24"/>
          <w:lang w:val="hr-HR"/>
        </w:rPr>
        <w:t xml:space="preserve">Prethodna slika prikazuje jednostavniji slučaj gdje je površina u obliku kruga i širi se jednako u svim smjerovima. U tom slučaju će funkcija T(x, y) izgledati kao kornet. Izgled krivulje u bilo kojem trenutku t dobijemo tako da presiječemo funkciju T(x,y) horizontalnom ravninom na visini </w:t>
      </w:r>
      <w:r w:rsidRPr="5E8D87B2" w:rsidR="5AA12FB7">
        <w:rPr>
          <w:rFonts w:ascii="Times New Roman" w:hAnsi="Times New Roman" w:eastAsia="Times New Roman" w:cs="Times New Roman"/>
          <w:i w:val="1"/>
          <w:iCs w:val="1"/>
          <w:noProof w:val="0"/>
          <w:sz w:val="24"/>
          <w:szCs w:val="24"/>
          <w:lang w:val="hr-HR"/>
        </w:rPr>
        <w:t>t.</w:t>
      </w:r>
    </w:p>
    <w:p w:rsidR="5AA12FB7" w:rsidP="5E8D87B2" w:rsidRDefault="5AA12FB7" w14:paraId="2034813C" w14:textId="72633920">
      <w:pPr>
        <w:spacing w:before="240" w:beforeAutospacing="off" w:after="240" w:afterAutospacing="off"/>
        <w:jc w:val="left"/>
      </w:pPr>
      <w:r w:rsidRPr="5E8D87B2" w:rsidR="5AA12FB7">
        <w:rPr>
          <w:rFonts w:ascii="Times New Roman" w:hAnsi="Times New Roman" w:eastAsia="Times New Roman" w:cs="Times New Roman"/>
          <w:noProof w:val="0"/>
          <w:sz w:val="24"/>
          <w:szCs w:val="24"/>
          <w:lang w:val="hr-HR"/>
        </w:rPr>
        <w:t>Dakle, ideja oporavka slike na ovaj način je uzeti krivulju koja će biti granica nekog odabranog područja i postupno ju preslikavati nekom frontom koja se kreće brzinom F. Proces se ponavlja dok se cijelo područje ne popuni. Problem je kako ustanoviti kojim redoslijedom birati područja koja će se popunjavati, no za to se koriste neki od algoritama sortiranja.</w:t>
      </w:r>
    </w:p>
    <w:p w:rsidR="5AA12FB7" w:rsidP="5E8D87B2" w:rsidRDefault="5AA12FB7" w14:paraId="191BAB4B" w14:textId="0C7146FE">
      <w:pPr>
        <w:pStyle w:val="Heading3"/>
        <w:rPr>
          <w:rFonts w:ascii="Times New Roman" w:hAnsi="Times New Roman" w:eastAsia="Times New Roman" w:cs="Times New Roman"/>
          <w:noProof w:val="0"/>
          <w:sz w:val="24"/>
          <w:szCs w:val="24"/>
          <w:lang w:val="hr-HR"/>
        </w:rPr>
      </w:pPr>
      <w:bookmarkStart w:name="_Toc7048849" w:id="1249088897"/>
      <w:r w:rsidRPr="0E19781F" w:rsidR="5AA12FB7">
        <w:rPr>
          <w:noProof w:val="0"/>
          <w:lang w:val="hr-HR"/>
        </w:rPr>
        <w:t xml:space="preserve">Algoritam </w:t>
      </w:r>
      <w:r w:rsidRPr="0E19781F" w:rsidR="5AA12FB7">
        <w:rPr>
          <w:noProof w:val="0"/>
          <w:lang w:val="hr-HR"/>
        </w:rPr>
        <w:t>Navier-Stokes</w:t>
      </w:r>
      <w:bookmarkEnd w:id="1249088897"/>
    </w:p>
    <w:p w:rsidR="5AA12FB7" w:rsidP="5E8D87B2" w:rsidRDefault="5AA12FB7" w14:paraId="1DF6A0C2" w14:textId="72B8FCF6">
      <w:pPr>
        <w:spacing w:before="240" w:beforeAutospacing="off" w:after="240" w:afterAutospacing="off"/>
        <w:jc w:val="left"/>
      </w:pPr>
      <w:r w:rsidRPr="5E8D87B2" w:rsidR="5AA12FB7">
        <w:rPr>
          <w:rFonts w:ascii="Times New Roman" w:hAnsi="Times New Roman" w:eastAsia="Times New Roman" w:cs="Times New Roman"/>
          <w:noProof w:val="0"/>
          <w:sz w:val="24"/>
          <w:szCs w:val="24"/>
          <w:lang w:val="hr-HR"/>
        </w:rPr>
        <w:t>Ovaj algoritam zasnovan je na dinamici fluida, a naziv je dobio po tome što izravno rješava jednadžbu Navier-Stokes za nestlačive fluide. Isto kao i Telein algoritam, može popraviti oštećenja manjih površina jer radi digitalno preslikavanje. Razlika je u tome što uvodi heuristički pristup. Nakon što korisnik označi masku, područje koje je potrebno preslikati, algoritam putuje po rubovima elemenata maske i automatski šalje informacije u regiju koju preslikava. Također koristi izofote. Ispunjavanje oštećenog područja radi se tako da izofote koje stignu na rub tog područja budu završene u unutrašnjosti tog područje, čime se postiže prenošenje informacije prema središtu područja koje se ispunjava. [18]</w:t>
      </w:r>
    </w:p>
    <w:p w:rsidR="5AA12FB7" w:rsidP="5E8D87B2" w:rsidRDefault="5AA12FB7" w14:paraId="009D0410" w14:textId="73C612C9">
      <w:pPr>
        <w:spacing w:before="240" w:beforeAutospacing="off" w:after="240" w:afterAutospacing="off"/>
        <w:jc w:val="left"/>
      </w:pPr>
      <w:r w:rsidRPr="5E8D87B2" w:rsidR="5AA12FB7">
        <w:rPr>
          <w:rFonts w:ascii="Times New Roman" w:hAnsi="Times New Roman" w:eastAsia="Times New Roman" w:cs="Times New Roman"/>
          <w:noProof w:val="0"/>
          <w:sz w:val="24"/>
          <w:szCs w:val="24"/>
          <w:lang w:val="hr-HR"/>
        </w:rPr>
        <w:t>Kao i Telein algoritam, donosi učinkovitiji pristup u odnosu na ostale algoritme zasnovane na parcijalnim jednadžbama. Umjesto parcijalnih diferencijalnih jednadžbi koristi se njihova diskretna aproksimacija. [19]</w:t>
      </w:r>
    </w:p>
    <w:p w:rsidR="5AA12FB7" w:rsidP="5E8D87B2" w:rsidRDefault="5AA12FB7" w14:paraId="19B4F252" w14:textId="163E14BD">
      <w:pPr>
        <w:spacing w:before="240" w:beforeAutospacing="off" w:after="240" w:afterAutospacing="off"/>
        <w:jc w:val="left"/>
      </w:pPr>
      <w:r w:rsidRPr="5E8D87B2" w:rsidR="5AA12FB7">
        <w:rPr>
          <w:rFonts w:ascii="Times New Roman" w:hAnsi="Times New Roman" w:eastAsia="Times New Roman" w:cs="Times New Roman"/>
          <w:noProof w:val="0"/>
          <w:sz w:val="24"/>
          <w:szCs w:val="24"/>
          <w:lang w:val="hr-HR"/>
        </w:rPr>
        <w:t>Na prvi pogled djeluje neobično poistovjetiti analizu slike s dinamikom fluida, no u dinamici fluida zaista postoje pojmovi analogni pojmovima analize slika: [19]</w:t>
      </w:r>
    </w:p>
    <w:p w:rsidR="5AA12FB7" w:rsidP="5E8D87B2" w:rsidRDefault="5AA12FB7" w14:paraId="712CA24A" w14:textId="1E5FBF5E">
      <w:pPr>
        <w:pStyle w:val="ListParagraph"/>
        <w:numPr>
          <w:ilvl w:val="0"/>
          <w:numId w:val="18"/>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5AA12FB7">
        <w:rPr>
          <w:rFonts w:ascii="Times New Roman" w:hAnsi="Times New Roman" w:eastAsia="Times New Roman" w:cs="Times New Roman"/>
          <w:noProof w:val="0"/>
          <w:sz w:val="24"/>
          <w:szCs w:val="24"/>
          <w:lang w:val="hr-HR"/>
        </w:rPr>
        <w:t>intenzitet slike - funkcija toka</w:t>
      </w:r>
    </w:p>
    <w:p w:rsidR="5AA12FB7" w:rsidP="5E8D87B2" w:rsidRDefault="5AA12FB7" w14:paraId="1549DD50" w14:textId="41DF7249">
      <w:pPr>
        <w:pStyle w:val="ListParagraph"/>
        <w:numPr>
          <w:ilvl w:val="0"/>
          <w:numId w:val="18"/>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5AA12FB7">
        <w:rPr>
          <w:rFonts w:ascii="Times New Roman" w:hAnsi="Times New Roman" w:eastAsia="Times New Roman" w:cs="Times New Roman"/>
          <w:noProof w:val="0"/>
          <w:sz w:val="24"/>
          <w:szCs w:val="24"/>
          <w:lang w:val="hr-HR"/>
        </w:rPr>
        <w:t>smjer izofota - brzina fluida</w:t>
      </w:r>
    </w:p>
    <w:p w:rsidR="5AA12FB7" w:rsidP="5E8D87B2" w:rsidRDefault="5AA12FB7" w14:paraId="04110F82" w14:textId="03D93CBF">
      <w:pPr>
        <w:pStyle w:val="ListParagraph"/>
        <w:numPr>
          <w:ilvl w:val="0"/>
          <w:numId w:val="18"/>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5AA12FB7">
        <w:rPr>
          <w:rFonts w:ascii="Times New Roman" w:hAnsi="Times New Roman" w:eastAsia="Times New Roman" w:cs="Times New Roman"/>
          <w:noProof w:val="0"/>
          <w:sz w:val="24"/>
          <w:szCs w:val="24"/>
          <w:lang w:val="hr-HR"/>
        </w:rPr>
        <w:t xml:space="preserve">glatkoća (engl. </w:t>
      </w:r>
      <w:r w:rsidRPr="5E8D87B2" w:rsidR="5AA12FB7">
        <w:rPr>
          <w:rFonts w:ascii="Times New Roman" w:hAnsi="Times New Roman" w:eastAsia="Times New Roman" w:cs="Times New Roman"/>
          <w:i w:val="1"/>
          <w:iCs w:val="1"/>
          <w:noProof w:val="0"/>
          <w:sz w:val="24"/>
          <w:szCs w:val="24"/>
          <w:lang w:val="hr-HR"/>
        </w:rPr>
        <w:t>smoothness</w:t>
      </w:r>
      <w:r w:rsidRPr="5E8D87B2" w:rsidR="5AA12FB7">
        <w:rPr>
          <w:rFonts w:ascii="Times New Roman" w:hAnsi="Times New Roman" w:eastAsia="Times New Roman" w:cs="Times New Roman"/>
          <w:noProof w:val="0"/>
          <w:sz w:val="24"/>
          <w:szCs w:val="24"/>
          <w:lang w:val="hr-HR"/>
        </w:rPr>
        <w:t xml:space="preserve">) - vrtložnost (engl. </w:t>
      </w:r>
      <w:r w:rsidRPr="5E8D87B2" w:rsidR="5AA12FB7">
        <w:rPr>
          <w:rFonts w:ascii="Times New Roman" w:hAnsi="Times New Roman" w:eastAsia="Times New Roman" w:cs="Times New Roman"/>
          <w:i w:val="1"/>
          <w:iCs w:val="1"/>
          <w:noProof w:val="0"/>
          <w:sz w:val="24"/>
          <w:szCs w:val="24"/>
          <w:lang w:val="hr-HR"/>
        </w:rPr>
        <w:t>vorticity</w:t>
      </w:r>
      <w:r w:rsidRPr="5E8D87B2" w:rsidR="5AA12FB7">
        <w:rPr>
          <w:rFonts w:ascii="Times New Roman" w:hAnsi="Times New Roman" w:eastAsia="Times New Roman" w:cs="Times New Roman"/>
          <w:noProof w:val="0"/>
          <w:sz w:val="24"/>
          <w:szCs w:val="24"/>
          <w:lang w:val="hr-HR"/>
        </w:rPr>
        <w:t>)</w:t>
      </w:r>
    </w:p>
    <w:p w:rsidR="5AA12FB7" w:rsidP="5E8D87B2" w:rsidRDefault="5AA12FB7" w14:paraId="1B626139" w14:textId="575859D6">
      <w:pPr>
        <w:pStyle w:val="ListParagraph"/>
        <w:numPr>
          <w:ilvl w:val="0"/>
          <w:numId w:val="18"/>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5AA12FB7">
        <w:rPr>
          <w:rFonts w:ascii="Times New Roman" w:hAnsi="Times New Roman" w:eastAsia="Times New Roman" w:cs="Times New Roman"/>
          <w:noProof w:val="0"/>
          <w:sz w:val="24"/>
          <w:szCs w:val="24"/>
          <w:lang w:val="hr-HR"/>
        </w:rPr>
        <w:t>anizotropna difuzija - viskoznost fluida</w:t>
      </w:r>
    </w:p>
    <w:p w:rsidR="5AA12FB7" w:rsidP="5E8D87B2" w:rsidRDefault="5AA12FB7" w14:paraId="2E23093E" w14:textId="2979CB9D">
      <w:pPr>
        <w:spacing w:before="240" w:beforeAutospacing="off" w:after="240" w:afterAutospacing="off"/>
        <w:jc w:val="left"/>
      </w:pPr>
      <w:r w:rsidRPr="5E8D87B2" w:rsidR="5AA12FB7">
        <w:rPr>
          <w:rFonts w:ascii="Times New Roman" w:hAnsi="Times New Roman" w:eastAsia="Times New Roman" w:cs="Times New Roman"/>
          <w:b w:val="1"/>
          <w:bCs w:val="1"/>
          <w:noProof w:val="0"/>
          <w:sz w:val="24"/>
          <w:szCs w:val="24"/>
          <w:lang w:val="hr-HR"/>
        </w:rPr>
        <w:t>Intenzitet slike</w:t>
      </w:r>
      <w:r w:rsidRPr="5E8D87B2" w:rsidR="5AA12FB7">
        <w:rPr>
          <w:rFonts w:ascii="Times New Roman" w:hAnsi="Times New Roman" w:eastAsia="Times New Roman" w:cs="Times New Roman"/>
          <w:noProof w:val="0"/>
          <w:sz w:val="24"/>
          <w:szCs w:val="24"/>
          <w:lang w:val="hr-HR"/>
        </w:rPr>
        <w:t xml:space="preserve"> (engl. </w:t>
      </w:r>
      <w:r w:rsidRPr="5E8D87B2" w:rsidR="5AA12FB7">
        <w:rPr>
          <w:rFonts w:ascii="Times New Roman" w:hAnsi="Times New Roman" w:eastAsia="Times New Roman" w:cs="Times New Roman"/>
          <w:i w:val="1"/>
          <w:iCs w:val="1"/>
          <w:noProof w:val="0"/>
          <w:sz w:val="24"/>
          <w:szCs w:val="24"/>
          <w:lang w:val="hr-HR"/>
        </w:rPr>
        <w:t>image intensity</w:t>
      </w:r>
      <w:r w:rsidRPr="5E8D87B2" w:rsidR="5AA12FB7">
        <w:rPr>
          <w:rFonts w:ascii="Times New Roman" w:hAnsi="Times New Roman" w:eastAsia="Times New Roman" w:cs="Times New Roman"/>
          <w:noProof w:val="0"/>
          <w:sz w:val="24"/>
          <w:szCs w:val="24"/>
          <w:lang w:val="hr-HR"/>
        </w:rPr>
        <w:t xml:space="preserve">) odnosi se na količinu svjetlosti koju određeni dio slike reflektira. Analogija s funkcijom toka proizlazi iz toga što se na sličan način može funkcijski opisati osvjetljenje na slici, odnosno variranje njezina intenziteta [20]. Smjer izofota je smjer u kojem se kreću linije jednakog osvjetljenja. Također, vrlo su slične kretanju fluida. Glatkoća slike.. </w:t>
      </w:r>
      <w:r w:rsidRPr="5E8D87B2" w:rsidR="5AA12FB7">
        <w:rPr>
          <w:rFonts w:ascii="Times New Roman" w:hAnsi="Times New Roman" w:eastAsia="Times New Roman" w:cs="Times New Roman"/>
          <w:b w:val="1"/>
          <w:bCs w:val="1"/>
          <w:noProof w:val="0"/>
          <w:sz w:val="24"/>
          <w:szCs w:val="24"/>
          <w:lang w:val="hr-HR"/>
        </w:rPr>
        <w:t>Anizotropna difuzija</w:t>
      </w:r>
      <w:r w:rsidRPr="5E8D87B2" w:rsidR="5AA12FB7">
        <w:rPr>
          <w:rFonts w:ascii="Times New Roman" w:hAnsi="Times New Roman" w:eastAsia="Times New Roman" w:cs="Times New Roman"/>
          <w:noProof w:val="0"/>
          <w:sz w:val="24"/>
          <w:szCs w:val="24"/>
          <w:lang w:val="hr-HR"/>
        </w:rPr>
        <w:t xml:space="preserve"> je postupak primjene difuzije po homogenom području. Može se koristiti da bi se dodala glatkoća slici. [20]</w:t>
      </w:r>
    </w:p>
    <w:p w:rsidR="5AA12FB7" w:rsidP="5E8D87B2" w:rsidRDefault="5AA12FB7" w14:paraId="2D357D73" w14:textId="6A62950A">
      <w:pPr>
        <w:pStyle w:val="Heading3"/>
        <w:rPr>
          <w:rFonts w:ascii="Times New Roman" w:hAnsi="Times New Roman" w:eastAsia="Times New Roman" w:cs="Times New Roman"/>
          <w:noProof w:val="0"/>
          <w:sz w:val="24"/>
          <w:szCs w:val="24"/>
          <w:lang w:val="hr-HR"/>
        </w:rPr>
      </w:pPr>
      <w:bookmarkStart w:name="_Toc62312203" w:id="2039718951"/>
      <w:r w:rsidRPr="0E19781F" w:rsidR="5AA12FB7">
        <w:rPr>
          <w:noProof w:val="0"/>
          <w:lang w:val="hr-HR"/>
        </w:rPr>
        <w:t>PatchMatch</w:t>
      </w:r>
      <w:bookmarkEnd w:id="2039718951"/>
    </w:p>
    <w:p w:rsidR="5AA12FB7" w:rsidP="5E8D87B2" w:rsidRDefault="5AA12FB7" w14:paraId="484FA9FB" w14:textId="2A3EDF8E">
      <w:pPr>
        <w:spacing w:before="240" w:beforeAutospacing="off" w:after="240" w:afterAutospacing="off"/>
        <w:jc w:val="left"/>
      </w:pPr>
      <w:r w:rsidRPr="5E8D87B2" w:rsidR="5AA12FB7">
        <w:rPr>
          <w:rFonts w:ascii="Times New Roman" w:hAnsi="Times New Roman" w:eastAsia="Times New Roman" w:cs="Times New Roman"/>
          <w:b w:val="1"/>
          <w:bCs w:val="1"/>
          <w:noProof w:val="0"/>
          <w:sz w:val="24"/>
          <w:szCs w:val="24"/>
          <w:lang w:val="hr-HR"/>
        </w:rPr>
        <w:t>Algoritam PatchMatch</w:t>
      </w:r>
      <w:r w:rsidRPr="5E8D87B2" w:rsidR="5AA12FB7">
        <w:rPr>
          <w:rFonts w:ascii="Times New Roman" w:hAnsi="Times New Roman" w:eastAsia="Times New Roman" w:cs="Times New Roman"/>
          <w:noProof w:val="0"/>
          <w:sz w:val="24"/>
          <w:szCs w:val="24"/>
          <w:lang w:val="hr-HR"/>
        </w:rPr>
        <w:t xml:space="preserve"> radi slično kao Criminisijev algoritam objašnjen u odjeljku 3.1.2 te se svrstava u skupinu algoritama temeljenih na teksturama. Dakle, već iz toga može se zaključiti da ovaj algoritam može popraviti površinski veća oštećenja. Za razliku od Criminisijeva algoritma, ovaj algoritam donosi nadogradnju u pogledu brzine određivanja najboljeg kandidata. Prije detaljnijeg pojašnjenja, potrebno je uvesti temeljne pojmove:</w:t>
      </w:r>
    </w:p>
    <w:p w:rsidR="5AA12FB7" w:rsidP="5E8D87B2" w:rsidRDefault="5AA12FB7" w14:paraId="62733954" w14:textId="13DB5DDC">
      <w:pPr>
        <w:pStyle w:val="ListParagraph"/>
        <w:numPr>
          <w:ilvl w:val="0"/>
          <w:numId w:val="19"/>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5AA12FB7">
        <w:rPr>
          <w:rFonts w:ascii="Times New Roman" w:hAnsi="Times New Roman" w:eastAsia="Times New Roman" w:cs="Times New Roman"/>
          <w:noProof w:val="0"/>
          <w:sz w:val="24"/>
          <w:szCs w:val="24"/>
          <w:lang w:val="hr-HR"/>
        </w:rPr>
        <w:t xml:space="preserve">regija (engl. </w:t>
      </w:r>
      <w:r w:rsidRPr="5E8D87B2" w:rsidR="5AA12FB7">
        <w:rPr>
          <w:rFonts w:ascii="Times New Roman" w:hAnsi="Times New Roman" w:eastAsia="Times New Roman" w:cs="Times New Roman"/>
          <w:i w:val="1"/>
          <w:iCs w:val="1"/>
          <w:noProof w:val="0"/>
          <w:sz w:val="24"/>
          <w:szCs w:val="24"/>
          <w:lang w:val="hr-HR"/>
        </w:rPr>
        <w:t>region</w:t>
      </w:r>
      <w:r w:rsidRPr="5E8D87B2" w:rsidR="5AA12FB7">
        <w:rPr>
          <w:rFonts w:ascii="Times New Roman" w:hAnsi="Times New Roman" w:eastAsia="Times New Roman" w:cs="Times New Roman"/>
          <w:noProof w:val="0"/>
          <w:sz w:val="24"/>
          <w:szCs w:val="24"/>
          <w:lang w:val="hr-HR"/>
        </w:rPr>
        <w:t>): slika se dijeli u nekoliko regija proizvoljne veličine</w:t>
      </w:r>
    </w:p>
    <w:p w:rsidR="5AA12FB7" w:rsidP="5E8D87B2" w:rsidRDefault="5AA12FB7" w14:paraId="34F32F08" w14:textId="1A1DA459">
      <w:pPr>
        <w:pStyle w:val="ListParagraph"/>
        <w:numPr>
          <w:ilvl w:val="0"/>
          <w:numId w:val="19"/>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5AA12FB7">
        <w:rPr>
          <w:rFonts w:ascii="Times New Roman" w:hAnsi="Times New Roman" w:eastAsia="Times New Roman" w:cs="Times New Roman"/>
          <w:noProof w:val="0"/>
          <w:sz w:val="24"/>
          <w:szCs w:val="24"/>
          <w:lang w:val="hr-HR"/>
        </w:rPr>
        <w:t xml:space="preserve">dio (engl. </w:t>
      </w:r>
      <w:r w:rsidRPr="5E8D87B2" w:rsidR="5AA12FB7">
        <w:rPr>
          <w:rFonts w:ascii="Times New Roman" w:hAnsi="Times New Roman" w:eastAsia="Times New Roman" w:cs="Times New Roman"/>
          <w:i w:val="1"/>
          <w:iCs w:val="1"/>
          <w:noProof w:val="0"/>
          <w:sz w:val="24"/>
          <w:szCs w:val="24"/>
          <w:lang w:val="hr-HR"/>
        </w:rPr>
        <w:t>patch</w:t>
      </w:r>
      <w:r w:rsidRPr="5E8D87B2" w:rsidR="5AA12FB7">
        <w:rPr>
          <w:rFonts w:ascii="Times New Roman" w:hAnsi="Times New Roman" w:eastAsia="Times New Roman" w:cs="Times New Roman"/>
          <w:noProof w:val="0"/>
          <w:sz w:val="24"/>
          <w:szCs w:val="24"/>
          <w:lang w:val="hr-HR"/>
        </w:rPr>
        <w:t>): regija je podijeljena u više dijelova</w:t>
      </w:r>
    </w:p>
    <w:p w:rsidR="5AA12FB7" w:rsidP="5E8D87B2" w:rsidRDefault="5AA12FB7" w14:paraId="0450685A" w14:textId="78D530FD">
      <w:pPr>
        <w:pStyle w:val="ListParagraph"/>
        <w:numPr>
          <w:ilvl w:val="0"/>
          <w:numId w:val="19"/>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5AA12FB7">
        <w:rPr>
          <w:rFonts w:ascii="Times New Roman" w:hAnsi="Times New Roman" w:eastAsia="Times New Roman" w:cs="Times New Roman"/>
          <w:noProof w:val="0"/>
          <w:sz w:val="24"/>
          <w:szCs w:val="24"/>
          <w:lang w:val="hr-HR"/>
        </w:rPr>
        <w:t xml:space="preserve">polje najbližih susjeda (engl. </w:t>
      </w:r>
      <w:r w:rsidRPr="5E8D87B2" w:rsidR="5AA12FB7">
        <w:rPr>
          <w:rFonts w:ascii="Times New Roman" w:hAnsi="Times New Roman" w:eastAsia="Times New Roman" w:cs="Times New Roman"/>
          <w:i w:val="1"/>
          <w:iCs w:val="1"/>
          <w:noProof w:val="0"/>
          <w:sz w:val="24"/>
          <w:szCs w:val="24"/>
          <w:lang w:val="hr-HR"/>
        </w:rPr>
        <w:t>Nearest-Neighbor</w:t>
      </w:r>
      <w:r w:rsidRPr="5E8D87B2" w:rsidR="5AA12FB7">
        <w:rPr>
          <w:rFonts w:ascii="Times New Roman" w:hAnsi="Times New Roman" w:eastAsia="Times New Roman" w:cs="Times New Roman"/>
          <w:i w:val="1"/>
          <w:iCs w:val="1"/>
          <w:noProof w:val="0"/>
          <w:sz w:val="24"/>
          <w:szCs w:val="24"/>
          <w:lang w:val="hr-HR"/>
        </w:rPr>
        <w:t xml:space="preserve"> </w:t>
      </w:r>
      <w:r w:rsidRPr="5E8D87B2" w:rsidR="5AA12FB7">
        <w:rPr>
          <w:rFonts w:ascii="Times New Roman" w:hAnsi="Times New Roman" w:eastAsia="Times New Roman" w:cs="Times New Roman"/>
          <w:i w:val="1"/>
          <w:iCs w:val="1"/>
          <w:noProof w:val="0"/>
          <w:sz w:val="24"/>
          <w:szCs w:val="24"/>
          <w:lang w:val="hr-HR"/>
        </w:rPr>
        <w:t>Field</w:t>
      </w:r>
      <w:r w:rsidRPr="5E8D87B2" w:rsidR="5AA12FB7">
        <w:rPr>
          <w:rFonts w:ascii="Times New Roman" w:hAnsi="Times New Roman" w:eastAsia="Times New Roman" w:cs="Times New Roman"/>
          <w:noProof w:val="0"/>
          <w:sz w:val="24"/>
          <w:szCs w:val="24"/>
          <w:lang w:val="hr-HR"/>
        </w:rPr>
        <w:t>, skraćeno NNF) je skup svih kandidata unutar regije B koji su udaljeni za najviše udaljenost L</w:t>
      </w:r>
      <w:r w:rsidRPr="5E8D87B2" w:rsidR="5AA12FB7">
        <w:rPr>
          <w:rFonts w:ascii="Times New Roman" w:hAnsi="Times New Roman" w:eastAsia="Times New Roman" w:cs="Times New Roman"/>
          <w:noProof w:val="0"/>
          <w:sz w:val="24"/>
          <w:szCs w:val="24"/>
          <w:vertAlign w:val="subscript"/>
          <w:lang w:val="hr-HR"/>
        </w:rPr>
        <w:t>p</w:t>
      </w:r>
      <w:r w:rsidRPr="5E8D87B2" w:rsidR="5AA12FB7">
        <w:rPr>
          <w:rFonts w:ascii="Times New Roman" w:hAnsi="Times New Roman" w:eastAsia="Times New Roman" w:cs="Times New Roman"/>
          <w:noProof w:val="0"/>
          <w:sz w:val="24"/>
          <w:szCs w:val="24"/>
          <w:lang w:val="hr-HR"/>
        </w:rPr>
        <w:t xml:space="preserve"> od svakog dijela regije A</w:t>
      </w:r>
    </w:p>
    <w:p w:rsidR="5AA12FB7" w:rsidP="5E8D87B2" w:rsidRDefault="5AA12FB7" w14:paraId="12257BB2" w14:textId="68EBBAA8">
      <w:pPr>
        <w:spacing w:before="240" w:beforeAutospacing="off" w:after="240" w:afterAutospacing="off"/>
        <w:jc w:val="left"/>
      </w:pPr>
      <w:r w:rsidRPr="0E19781F" w:rsidR="5AA12FB7">
        <w:rPr>
          <w:rFonts w:ascii="Times New Roman" w:hAnsi="Times New Roman" w:eastAsia="Times New Roman" w:cs="Times New Roman"/>
          <w:noProof w:val="0"/>
          <w:sz w:val="24"/>
          <w:szCs w:val="24"/>
          <w:lang w:val="hr-HR"/>
        </w:rPr>
        <w:t xml:space="preserve">Dakle, najbolji kandidat bira se iz polja najbližih susjeda. Primjer takvog izbora dan je na </w:t>
      </w:r>
      <w:r w:rsidRPr="0E19781F" w:rsidR="5AA12FB7">
        <w:rPr>
          <w:rFonts w:ascii="Times New Roman" w:hAnsi="Times New Roman" w:eastAsia="Times New Roman" w:cs="Times New Roman"/>
          <w:b w:val="1"/>
          <w:bCs w:val="1"/>
          <w:noProof w:val="0"/>
          <w:sz w:val="24"/>
          <w:szCs w:val="24"/>
          <w:lang w:val="hr-HR"/>
        </w:rPr>
        <w:t>slici 4.</w:t>
      </w:r>
      <w:r w:rsidRPr="0E19781F" w:rsidR="1DEAE5F5">
        <w:rPr>
          <w:rFonts w:ascii="Times New Roman" w:hAnsi="Times New Roman" w:eastAsia="Times New Roman" w:cs="Times New Roman"/>
          <w:b w:val="1"/>
          <w:bCs w:val="1"/>
          <w:noProof w:val="0"/>
          <w:sz w:val="24"/>
          <w:szCs w:val="24"/>
          <w:lang w:val="hr-HR"/>
        </w:rPr>
        <w:t>6</w:t>
      </w:r>
      <w:r w:rsidRPr="0E19781F" w:rsidR="5AA12FB7">
        <w:rPr>
          <w:rFonts w:ascii="Times New Roman" w:hAnsi="Times New Roman" w:eastAsia="Times New Roman" w:cs="Times New Roman"/>
          <w:b w:val="1"/>
          <w:bCs w:val="1"/>
          <w:noProof w:val="0"/>
          <w:sz w:val="24"/>
          <w:szCs w:val="24"/>
          <w:lang w:val="hr-HR"/>
        </w:rPr>
        <w:t>.</w:t>
      </w:r>
    </w:p>
    <w:p w:rsidR="5AA12FB7" w:rsidP="5E8D87B2" w:rsidRDefault="5AA12FB7" w14:paraId="58B9D20A" w14:textId="7F4B1326">
      <w:pPr>
        <w:pStyle w:val="Normal"/>
        <w:spacing w:before="240" w:beforeAutospacing="off" w:after="240" w:afterAutospacing="off"/>
        <w:jc w:val="center"/>
        <w:rPr>
          <w:rFonts w:ascii="Times New Roman" w:hAnsi="Times New Roman" w:eastAsia="Times New Roman" w:cs="Times New Roman"/>
          <w:b w:val="0"/>
          <w:bCs w:val="0"/>
          <w:noProof w:val="0"/>
          <w:sz w:val="24"/>
          <w:szCs w:val="24"/>
          <w:lang w:val="hr-HR"/>
        </w:rPr>
      </w:pPr>
      <w:r w:rsidR="5AA12FB7">
        <w:drawing>
          <wp:inline wp14:editId="1C04FA3C" wp14:anchorId="0575D921">
            <wp:extent cx="2143762" cy="4172532"/>
            <wp:effectExtent l="0" t="0" r="0" b="0"/>
            <wp:docPr id="1576150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150881" name="Picture 1576150881"/>
                    <pic:cNvPicPr/>
                  </pic:nvPicPr>
                  <pic:blipFill>
                    <a:blip xmlns:r="http://schemas.openxmlformats.org/officeDocument/2006/relationships" r:embed="rId920928545">
                      <a:extLst>
                        <a:ext uri="{28A0092B-C50C-407E-A947-70E740481C1C}">
                          <a14:useLocalDpi xmlns:a14="http://schemas.microsoft.com/office/drawing/2010/main"/>
                        </a:ext>
                      </a:extLst>
                    </a:blip>
                    <a:stretch>
                      <a:fillRect/>
                    </a:stretch>
                  </pic:blipFill>
                  <pic:spPr>
                    <a:xfrm rot="0">
                      <a:off x="0" y="0"/>
                      <a:ext cx="2143762" cy="4172532"/>
                    </a:xfrm>
                    <a:prstGeom prst="rect">
                      <a:avLst/>
                    </a:prstGeom>
                  </pic:spPr>
                </pic:pic>
              </a:graphicData>
            </a:graphic>
          </wp:inline>
        </w:drawing>
      </w:r>
    </w:p>
    <w:p w:rsidR="5AA12FB7" w:rsidP="5E8D87B2" w:rsidRDefault="5AA12FB7" w14:paraId="7C9886DE" w14:textId="645AC827">
      <w:pPr>
        <w:pStyle w:val="Normal"/>
        <w:spacing w:before="240" w:beforeAutospacing="off" w:after="240" w:afterAutospacing="off"/>
        <w:jc w:val="center"/>
        <w:rPr>
          <w:rFonts w:ascii="Times New Roman" w:hAnsi="Times New Roman" w:eastAsia="Times New Roman" w:cs="Times New Roman"/>
          <w:b w:val="0"/>
          <w:bCs w:val="0"/>
          <w:noProof w:val="0"/>
          <w:sz w:val="24"/>
          <w:szCs w:val="24"/>
          <w:lang w:val="hr-HR"/>
        </w:rPr>
      </w:pPr>
      <w:r w:rsidRPr="0E19781F" w:rsidR="5AA12FB7">
        <w:rPr>
          <w:rFonts w:ascii="Times New Roman" w:hAnsi="Times New Roman" w:eastAsia="Times New Roman" w:cs="Times New Roman"/>
          <w:b w:val="0"/>
          <w:bCs w:val="0"/>
          <w:noProof w:val="0"/>
          <w:sz w:val="24"/>
          <w:szCs w:val="24"/>
          <w:lang w:val="hr-HR"/>
        </w:rPr>
        <w:t>Sl. 4.</w:t>
      </w:r>
      <w:r w:rsidRPr="0E19781F" w:rsidR="2AA79A33">
        <w:rPr>
          <w:rFonts w:ascii="Times New Roman" w:hAnsi="Times New Roman" w:eastAsia="Times New Roman" w:cs="Times New Roman"/>
          <w:b w:val="0"/>
          <w:bCs w:val="0"/>
          <w:noProof w:val="0"/>
          <w:sz w:val="24"/>
          <w:szCs w:val="24"/>
          <w:lang w:val="hr-HR"/>
        </w:rPr>
        <w:t xml:space="preserve">6 </w:t>
      </w:r>
      <w:r w:rsidRPr="0E19781F" w:rsidR="5AA12FB7">
        <w:rPr>
          <w:rFonts w:ascii="Times New Roman" w:hAnsi="Times New Roman" w:eastAsia="Times New Roman" w:cs="Times New Roman"/>
          <w:b w:val="0"/>
          <w:bCs w:val="0"/>
          <w:noProof w:val="0"/>
          <w:sz w:val="24"/>
          <w:szCs w:val="24"/>
          <w:lang w:val="hr-HR"/>
        </w:rPr>
        <w:t>Primjer izbora najboljih kandidata među dvjema regijama</w:t>
      </w:r>
    </w:p>
    <w:p w:rsidR="078AB456" w:rsidP="5E8D87B2" w:rsidRDefault="078AB456" w14:paraId="76280398" w14:textId="198E5386">
      <w:pPr>
        <w:spacing w:before="0" w:beforeAutospacing="off" w:after="240" w:afterAutospacing="off"/>
        <w:jc w:val="left"/>
      </w:pPr>
      <w:r w:rsidRPr="5E8D87B2" w:rsidR="078AB456">
        <w:rPr>
          <w:rFonts w:ascii="Times New Roman" w:hAnsi="Times New Roman" w:eastAsia="Times New Roman" w:cs="Times New Roman"/>
          <w:noProof w:val="0"/>
          <w:sz w:val="24"/>
          <w:szCs w:val="24"/>
          <w:lang w:val="hr-HR"/>
        </w:rPr>
        <w:t>Na slici su slovima A i B označene dvije regije koje su za potrebe demonstracije gotovo identične. Crveni, plavi i zeleni kvadrat punog obruba su dijelovi regije koji traže najbližeg susjeda, a crveni, plavi i zeleni kvadrat isprekidanog ruba su njihovi kandidati respektivno.</w:t>
      </w:r>
    </w:p>
    <w:p w:rsidR="078AB456" w:rsidP="5E8D87B2" w:rsidRDefault="078AB456" w14:paraId="79E9FA07" w14:textId="3E5DF52A">
      <w:pPr>
        <w:spacing w:before="240" w:beforeAutospacing="off" w:after="240" w:afterAutospacing="off"/>
        <w:jc w:val="left"/>
      </w:pPr>
      <w:r w:rsidRPr="5E8D87B2" w:rsidR="078AB456">
        <w:rPr>
          <w:rFonts w:ascii="Times New Roman" w:hAnsi="Times New Roman" w:eastAsia="Times New Roman" w:cs="Times New Roman"/>
          <w:noProof w:val="0"/>
          <w:sz w:val="24"/>
          <w:szCs w:val="24"/>
          <w:lang w:val="hr-HR"/>
        </w:rPr>
        <w:t xml:space="preserve">Kad bi se uzeo naivni pristup izboru kandidata, složenost bi bila O(mM^2) na slici sa m piksela i veličinom dijelova M. Čak i ubrzavanje traženjem aproksimacije najboljeg susjeda (engl. </w:t>
      </w:r>
      <w:r w:rsidRPr="5E8D87B2" w:rsidR="078AB456">
        <w:rPr>
          <w:rFonts w:ascii="Times New Roman" w:hAnsi="Times New Roman" w:eastAsia="Times New Roman" w:cs="Times New Roman"/>
          <w:i w:val="1"/>
          <w:iCs w:val="1"/>
          <w:noProof w:val="0"/>
          <w:sz w:val="24"/>
          <w:szCs w:val="24"/>
          <w:lang w:val="hr-HR"/>
        </w:rPr>
        <w:t>approximate nearest neighbors</w:t>
      </w:r>
      <w:r w:rsidRPr="5E8D87B2" w:rsidR="078AB456">
        <w:rPr>
          <w:rFonts w:ascii="Times New Roman" w:hAnsi="Times New Roman" w:eastAsia="Times New Roman" w:cs="Times New Roman"/>
          <w:noProof w:val="0"/>
          <w:sz w:val="24"/>
          <w:szCs w:val="24"/>
          <w:lang w:val="hr-HR"/>
        </w:rPr>
        <w:t>), postupak bi trajao predugo. Zato ovaj algoritam unosi nasumičnost u svoj izbor. Postupak počinje nasumičnim izborom koji može biti potpuno nasumičan ili može uzeti u obzir neke informacije iz slike. Zatim kreće iterativni proces koji pokušava razaznati bolje kandidate od lošijih, no da bi se izbjegla konvergencija lokalnom optimumu, u izboru idućeg kandidata opet se unosi nasumičnost. Za razliku od kvadratne složenosti naivnog pristupa, ovaj ima asimptomatsku složenost O(mM logM).</w:t>
      </w:r>
    </w:p>
    <w:p w:rsidR="078AB456" w:rsidP="5E8D87B2" w:rsidRDefault="078AB456" w14:paraId="54FE5B39" w14:textId="5A0F2285">
      <w:pPr>
        <w:pStyle w:val="Heading3"/>
        <w:rPr>
          <w:rFonts w:ascii="Times New Roman" w:hAnsi="Times New Roman" w:eastAsia="Times New Roman" w:cs="Times New Roman"/>
          <w:noProof w:val="0"/>
          <w:sz w:val="24"/>
          <w:szCs w:val="24"/>
          <w:lang w:val="hr-HR"/>
        </w:rPr>
      </w:pPr>
      <w:bookmarkStart w:name="_Toc1936407595" w:id="96624328"/>
      <w:r w:rsidRPr="0E19781F" w:rsidR="078AB456">
        <w:rPr>
          <w:noProof w:val="0"/>
          <w:lang w:val="hr-HR"/>
        </w:rPr>
        <w:t>Algoritmi poboljšanja kvalitete</w:t>
      </w:r>
      <w:bookmarkEnd w:id="96624328"/>
    </w:p>
    <w:p w:rsidR="078AB456" w:rsidP="5E8D87B2" w:rsidRDefault="078AB456" w14:paraId="05B36204" w14:textId="7AEBC7C6">
      <w:pPr>
        <w:spacing w:before="240" w:beforeAutospacing="off" w:after="240" w:afterAutospacing="off"/>
        <w:jc w:val="left"/>
      </w:pPr>
      <w:r w:rsidRPr="5E8D87B2" w:rsidR="078AB456">
        <w:rPr>
          <w:rFonts w:ascii="Times New Roman" w:hAnsi="Times New Roman" w:eastAsia="Times New Roman" w:cs="Times New Roman"/>
          <w:noProof w:val="0"/>
          <w:sz w:val="24"/>
          <w:szCs w:val="24"/>
          <w:lang w:val="hr-HR"/>
        </w:rPr>
        <w:t xml:space="preserve">Iako se ne svrstavaju u standardne algoritme za oporavak slike, algoritmi poboljšanja kvalitete slike (engl. </w:t>
      </w:r>
      <w:r w:rsidRPr="5E8D87B2" w:rsidR="078AB456">
        <w:rPr>
          <w:rFonts w:ascii="Times New Roman" w:hAnsi="Times New Roman" w:eastAsia="Times New Roman" w:cs="Times New Roman"/>
          <w:i w:val="1"/>
          <w:iCs w:val="1"/>
          <w:noProof w:val="0"/>
          <w:sz w:val="24"/>
          <w:szCs w:val="24"/>
          <w:lang w:val="hr-HR"/>
        </w:rPr>
        <w:t>image enhancement algorithms</w:t>
      </w:r>
      <w:r w:rsidRPr="5E8D87B2" w:rsidR="078AB456">
        <w:rPr>
          <w:rFonts w:ascii="Times New Roman" w:hAnsi="Times New Roman" w:eastAsia="Times New Roman" w:cs="Times New Roman"/>
          <w:noProof w:val="0"/>
          <w:sz w:val="24"/>
          <w:szCs w:val="24"/>
          <w:lang w:val="hr-HR"/>
        </w:rPr>
        <w:t>) jako su korisni za tu primjenu. Kao što je već spomenuto, oštećenom slikom se smatra i ona kojoj je kvaliteta namjerno narušena, primjerice dodavanjem šuma, zamućivanjem i sl. Niti jedan od ranije spomenutih algoritama nije u stanju popraviti takav tip oštećenja. Iako su u vrlo širokoj primjeni algoritmi zasnovani na dubokom učenju, postoje i neki deterministički algoritmi koji izvrsno rade taj posao. Radi namjere primjene ovog alata u forenzičkim analizama, implementirani su isključivo deterministički algoritmi.</w:t>
      </w:r>
    </w:p>
    <w:p w:rsidR="078AB456" w:rsidP="5E8D87B2" w:rsidRDefault="078AB456" w14:paraId="2E5C082B" w14:textId="230B9C17">
      <w:pPr>
        <w:spacing w:before="240" w:beforeAutospacing="off" w:after="240" w:afterAutospacing="off"/>
        <w:jc w:val="left"/>
      </w:pPr>
      <w:r w:rsidRPr="5E8D87B2" w:rsidR="078AB456">
        <w:rPr>
          <w:rFonts w:ascii="Times New Roman" w:hAnsi="Times New Roman" w:eastAsia="Times New Roman" w:cs="Times New Roman"/>
          <w:noProof w:val="0"/>
          <w:sz w:val="24"/>
          <w:szCs w:val="24"/>
          <w:lang w:val="hr-HR"/>
        </w:rPr>
        <w:t>Postoji vrlo širok raspon postupaka poboljšanja kvalitete slike, no za potrebe ovog rada izdvojit će se sljedeći:</w:t>
      </w:r>
    </w:p>
    <w:p w:rsidR="078AB456" w:rsidP="5E8D87B2" w:rsidRDefault="078AB456" w14:paraId="308D6D97" w14:textId="1341056A">
      <w:pPr>
        <w:pStyle w:val="ListParagraph"/>
        <w:numPr>
          <w:ilvl w:val="0"/>
          <w:numId w:val="20"/>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078AB456">
        <w:rPr>
          <w:rFonts w:ascii="Times New Roman" w:hAnsi="Times New Roman" w:eastAsia="Times New Roman" w:cs="Times New Roman"/>
          <w:noProof w:val="0"/>
          <w:sz w:val="24"/>
          <w:szCs w:val="24"/>
          <w:lang w:val="hr-HR"/>
        </w:rPr>
        <w:t>povećanje veličine slike</w:t>
      </w:r>
    </w:p>
    <w:p w:rsidR="078AB456" w:rsidP="5E8D87B2" w:rsidRDefault="078AB456" w14:paraId="23C622DD" w14:textId="3C209043">
      <w:pPr>
        <w:pStyle w:val="ListParagraph"/>
        <w:numPr>
          <w:ilvl w:val="0"/>
          <w:numId w:val="20"/>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078AB456">
        <w:rPr>
          <w:rFonts w:ascii="Times New Roman" w:hAnsi="Times New Roman" w:eastAsia="Times New Roman" w:cs="Times New Roman"/>
          <w:noProof w:val="0"/>
          <w:sz w:val="24"/>
          <w:szCs w:val="24"/>
          <w:lang w:val="hr-HR"/>
        </w:rPr>
        <w:t>uklanjanje šuma</w:t>
      </w:r>
    </w:p>
    <w:p w:rsidR="078AB456" w:rsidP="5E8D87B2" w:rsidRDefault="078AB456" w14:paraId="2F7858DA" w14:textId="78F681A4">
      <w:pPr>
        <w:pStyle w:val="ListParagraph"/>
        <w:numPr>
          <w:ilvl w:val="0"/>
          <w:numId w:val="20"/>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078AB456">
        <w:rPr>
          <w:rFonts w:ascii="Times New Roman" w:hAnsi="Times New Roman" w:eastAsia="Times New Roman" w:cs="Times New Roman"/>
          <w:noProof w:val="0"/>
          <w:sz w:val="24"/>
          <w:szCs w:val="24"/>
          <w:lang w:val="hr-HR"/>
        </w:rPr>
        <w:t>poboljšanje kontrasta</w:t>
      </w:r>
    </w:p>
    <w:p w:rsidR="078AB456" w:rsidP="5E8D87B2" w:rsidRDefault="078AB456" w14:paraId="45918E68" w14:textId="0548AB2A">
      <w:pPr>
        <w:pStyle w:val="ListParagraph"/>
        <w:numPr>
          <w:ilvl w:val="0"/>
          <w:numId w:val="20"/>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078AB456">
        <w:rPr>
          <w:rFonts w:ascii="Times New Roman" w:hAnsi="Times New Roman" w:eastAsia="Times New Roman" w:cs="Times New Roman"/>
          <w:noProof w:val="0"/>
          <w:sz w:val="24"/>
          <w:szCs w:val="24"/>
          <w:lang w:val="hr-HR"/>
        </w:rPr>
        <w:t>povećanje oštrine slike</w:t>
      </w:r>
    </w:p>
    <w:p w:rsidR="078AB456" w:rsidP="5E8D87B2" w:rsidRDefault="078AB456" w14:paraId="28509D46" w14:textId="19A6A51C">
      <w:pPr>
        <w:spacing w:before="240" w:beforeAutospacing="off" w:after="240" w:afterAutospacing="off"/>
        <w:jc w:val="left"/>
      </w:pPr>
      <w:r w:rsidRPr="5E8D87B2" w:rsidR="078AB456">
        <w:rPr>
          <w:rFonts w:ascii="Times New Roman" w:hAnsi="Times New Roman" w:eastAsia="Times New Roman" w:cs="Times New Roman"/>
          <w:noProof w:val="0"/>
          <w:sz w:val="24"/>
          <w:szCs w:val="24"/>
          <w:lang w:val="hr-HR"/>
        </w:rPr>
        <w:t>Treba imati na umu da svaki od postupaka poboljšanja kvalitete slike poboljša jednu komponentu slike, ali istovremeno smanji kvalitetu neke druge. Primjerice, uklanjanje šuma može zamutiti sliku. Vrijedi i obrnuto, povećanje oštrine može dodati šum. Povećanje veličine smanjuje oštrinu slike. Ovisno o primjeni, ponekad smanjenje kvalitete neke druge komponente ne smeta jer je jedna toliko oštećena da analiza slike nije moguća bez toga. Primjer toga su vrlo sitne slike. Istina, povećanjem slike rezolucija će biti manja, no s druge strane, barem se može pročitati sadržaj slike. Nakon toga može se provesti neki od postupaka povećanja oštrine slike i olakšati čitanje slike.</w:t>
      </w:r>
    </w:p>
    <w:p w:rsidR="078AB456" w:rsidP="5E8D87B2" w:rsidRDefault="078AB456" w14:paraId="3170FFAD" w14:textId="1891B37B">
      <w:pPr>
        <w:spacing w:before="240" w:beforeAutospacing="off" w:after="240" w:afterAutospacing="off"/>
        <w:jc w:val="left"/>
      </w:pPr>
      <w:r w:rsidRPr="5E8D87B2" w:rsidR="078AB456">
        <w:rPr>
          <w:rFonts w:ascii="Times New Roman" w:hAnsi="Times New Roman" w:eastAsia="Times New Roman" w:cs="Times New Roman"/>
          <w:b w:val="1"/>
          <w:bCs w:val="1"/>
          <w:noProof w:val="0"/>
          <w:sz w:val="24"/>
          <w:szCs w:val="24"/>
          <w:lang w:val="hr-HR"/>
        </w:rPr>
        <w:t>Povećanje veličine slike</w:t>
      </w:r>
      <w:r w:rsidRPr="5E8D87B2" w:rsidR="078AB456">
        <w:rPr>
          <w:rFonts w:ascii="Times New Roman" w:hAnsi="Times New Roman" w:eastAsia="Times New Roman" w:cs="Times New Roman"/>
          <w:noProof w:val="0"/>
          <w:sz w:val="24"/>
          <w:szCs w:val="24"/>
          <w:lang w:val="hr-HR"/>
        </w:rPr>
        <w:t xml:space="preserve"> radi se interpolacijom signala. </w:t>
      </w:r>
      <w:r w:rsidRPr="5E8D87B2" w:rsidR="078AB456">
        <w:rPr>
          <w:rFonts w:ascii="Times New Roman" w:hAnsi="Times New Roman" w:eastAsia="Times New Roman" w:cs="Times New Roman"/>
          <w:b w:val="1"/>
          <w:bCs w:val="1"/>
          <w:noProof w:val="0"/>
          <w:sz w:val="24"/>
          <w:szCs w:val="24"/>
          <w:lang w:val="hr-HR"/>
        </w:rPr>
        <w:t>Interpolacija signala</w:t>
      </w:r>
      <w:r w:rsidRPr="5E8D87B2" w:rsidR="078AB456">
        <w:rPr>
          <w:rFonts w:ascii="Times New Roman" w:hAnsi="Times New Roman" w:eastAsia="Times New Roman" w:cs="Times New Roman"/>
          <w:noProof w:val="0"/>
          <w:sz w:val="24"/>
          <w:szCs w:val="24"/>
          <w:lang w:val="hr-HR"/>
        </w:rPr>
        <w:t xml:space="preserve"> je najjednostavnije objašnjeno računanje nepoznatih vrijednosti očitanog signala. Budući da je očitavanje signala diskretno, a prirodni signal je analogan, znači da sigurno postoji neki period očitanja između kojeg je vrijednost signala nepoznata. [21]</w:t>
      </w:r>
    </w:p>
    <w:p w:rsidR="078AB456" w:rsidP="5E8D87B2" w:rsidRDefault="078AB456" w14:paraId="3E88E3D6" w14:textId="06B123F6">
      <w:pPr>
        <w:spacing w:before="240" w:beforeAutospacing="off" w:after="240" w:afterAutospacing="off"/>
        <w:jc w:val="left"/>
        <w:rPr>
          <w:rFonts w:ascii="Times New Roman" w:hAnsi="Times New Roman" w:eastAsia="Times New Roman" w:cs="Times New Roman"/>
          <w:b w:val="1"/>
          <w:bCs w:val="1"/>
          <w:noProof w:val="0"/>
          <w:sz w:val="24"/>
          <w:szCs w:val="24"/>
          <w:lang w:val="hr-HR"/>
        </w:rPr>
      </w:pPr>
      <w:r w:rsidRPr="0E19781F" w:rsidR="078AB456">
        <w:rPr>
          <w:rFonts w:ascii="Times New Roman" w:hAnsi="Times New Roman" w:eastAsia="Times New Roman" w:cs="Times New Roman"/>
          <w:noProof w:val="0"/>
          <w:sz w:val="24"/>
          <w:szCs w:val="24"/>
          <w:lang w:val="hr-HR"/>
        </w:rPr>
        <w:t xml:space="preserve">Sličan pristup pretpostavke signala može se primijeniti i za transformacije slika, primjerice rotiranje i skaliranje. Iako povećana slika nije u stvarnosti očitana pa se pretpostavlja vrijednosti signala u periodu između očitanja, mogu se koristiti iste formule jer je u suštini problem isti: potrebno je izračunati vrijednosti piksela koji nisu očitani u originalnoj slici. Konceptualni prikaz povećanja veličine slike prikazan je na </w:t>
      </w:r>
      <w:r w:rsidRPr="0E19781F" w:rsidR="078AB456">
        <w:rPr>
          <w:rFonts w:ascii="Times New Roman" w:hAnsi="Times New Roman" w:eastAsia="Times New Roman" w:cs="Times New Roman"/>
          <w:b w:val="1"/>
          <w:bCs w:val="1"/>
          <w:noProof w:val="0"/>
          <w:sz w:val="24"/>
          <w:szCs w:val="24"/>
          <w:lang w:val="hr-HR"/>
        </w:rPr>
        <w:t>slici 4.</w:t>
      </w:r>
      <w:r w:rsidRPr="0E19781F" w:rsidR="1EDC11F9">
        <w:rPr>
          <w:rFonts w:ascii="Times New Roman" w:hAnsi="Times New Roman" w:eastAsia="Times New Roman" w:cs="Times New Roman"/>
          <w:b w:val="1"/>
          <w:bCs w:val="1"/>
          <w:noProof w:val="0"/>
          <w:sz w:val="24"/>
          <w:szCs w:val="24"/>
          <w:lang w:val="hr-HR"/>
        </w:rPr>
        <w:t>7</w:t>
      </w:r>
      <w:r w:rsidRPr="0E19781F" w:rsidR="078AB456">
        <w:rPr>
          <w:rFonts w:ascii="Times New Roman" w:hAnsi="Times New Roman" w:eastAsia="Times New Roman" w:cs="Times New Roman"/>
          <w:b w:val="1"/>
          <w:bCs w:val="1"/>
          <w:noProof w:val="0"/>
          <w:sz w:val="24"/>
          <w:szCs w:val="24"/>
          <w:lang w:val="hr-HR"/>
        </w:rPr>
        <w:t>.</w:t>
      </w:r>
    </w:p>
    <w:p w:rsidR="078AB456" w:rsidP="5E8D87B2" w:rsidRDefault="078AB456" w14:paraId="3183CA16" w14:textId="290FEB87">
      <w:pPr>
        <w:spacing w:before="240" w:beforeAutospacing="off" w:after="240" w:afterAutospacing="off"/>
        <w:jc w:val="center"/>
        <w:rPr>
          <w:rFonts w:ascii="Times New Roman" w:hAnsi="Times New Roman" w:eastAsia="Times New Roman" w:cs="Times New Roman"/>
          <w:b w:val="0"/>
          <w:bCs w:val="0"/>
          <w:noProof w:val="0"/>
          <w:sz w:val="24"/>
          <w:szCs w:val="24"/>
          <w:lang w:val="hr-HR"/>
        </w:rPr>
      </w:pPr>
      <w:r w:rsidR="078AB456">
        <w:drawing>
          <wp:inline wp14:editId="09CBC32A" wp14:anchorId="677A7CE7">
            <wp:extent cx="5581650" cy="3133725"/>
            <wp:effectExtent l="0" t="0" r="0" b="0"/>
            <wp:docPr id="1533040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040330" name="Picture 1533040330"/>
                    <pic:cNvPicPr/>
                  </pic:nvPicPr>
                  <pic:blipFill>
                    <a:blip xmlns:r="http://schemas.openxmlformats.org/officeDocument/2006/relationships" r:embed="rId470797364">
                      <a:extLst>
                        <a:ext uri="{28A0092B-C50C-407E-A947-70E740481C1C}">
                          <a14:useLocalDpi xmlns:a14="http://schemas.microsoft.com/office/drawing/2010/main"/>
                        </a:ext>
                      </a:extLst>
                    </a:blip>
                    <a:stretch>
                      <a:fillRect/>
                    </a:stretch>
                  </pic:blipFill>
                  <pic:spPr>
                    <a:xfrm>
                      <a:off x="0" y="0"/>
                      <a:ext cx="5581650" cy="3133725"/>
                    </a:xfrm>
                    <a:prstGeom prst="rect">
                      <a:avLst/>
                    </a:prstGeom>
                  </pic:spPr>
                </pic:pic>
              </a:graphicData>
            </a:graphic>
          </wp:inline>
        </w:drawing>
      </w:r>
      <w:r w:rsidRPr="0E19781F" w:rsidR="078AB456">
        <w:rPr>
          <w:rFonts w:ascii="Times New Roman" w:hAnsi="Times New Roman" w:eastAsia="Times New Roman" w:cs="Times New Roman"/>
          <w:b w:val="0"/>
          <w:bCs w:val="0"/>
          <w:noProof w:val="0"/>
          <w:sz w:val="24"/>
          <w:szCs w:val="24"/>
          <w:lang w:val="hr-HR"/>
        </w:rPr>
        <w:t>Sl. 4.</w:t>
      </w:r>
      <w:r w:rsidRPr="0E19781F" w:rsidR="520C12ED">
        <w:rPr>
          <w:rFonts w:ascii="Times New Roman" w:hAnsi="Times New Roman" w:eastAsia="Times New Roman" w:cs="Times New Roman"/>
          <w:b w:val="0"/>
          <w:bCs w:val="0"/>
          <w:noProof w:val="0"/>
          <w:sz w:val="24"/>
          <w:szCs w:val="24"/>
          <w:lang w:val="hr-HR"/>
        </w:rPr>
        <w:t>7</w:t>
      </w:r>
      <w:r w:rsidRPr="0E19781F" w:rsidR="078AB456">
        <w:rPr>
          <w:rFonts w:ascii="Times New Roman" w:hAnsi="Times New Roman" w:eastAsia="Times New Roman" w:cs="Times New Roman"/>
          <w:b w:val="0"/>
          <w:bCs w:val="0"/>
          <w:noProof w:val="0"/>
          <w:sz w:val="24"/>
          <w:szCs w:val="24"/>
          <w:lang w:val="hr-HR"/>
        </w:rPr>
        <w:t xml:space="preserve"> Konceptualni prikaz interpolacije nad slikom</w:t>
      </w:r>
    </w:p>
    <w:p w:rsidR="078AB456" w:rsidP="5E8D87B2" w:rsidRDefault="078AB456" w14:paraId="469CE4F4" w14:textId="3B4E20F7">
      <w:pPr>
        <w:spacing w:before="0" w:beforeAutospacing="off" w:after="240" w:afterAutospacing="off"/>
        <w:jc w:val="left"/>
      </w:pPr>
      <w:r w:rsidRPr="5E8D87B2" w:rsidR="078AB456">
        <w:rPr>
          <w:rFonts w:ascii="Times New Roman" w:hAnsi="Times New Roman" w:eastAsia="Times New Roman" w:cs="Times New Roman"/>
          <w:noProof w:val="0"/>
          <w:sz w:val="24"/>
          <w:szCs w:val="24"/>
          <w:lang w:val="hr-HR"/>
        </w:rPr>
        <w:t>Postoje adaptivni i neadaptivni algoritmi interpolacije slike. Adaptivni algoritmi su kompleksniji jer uzimaju u obzir spektralne i prostorne značajke susjednih piksela pri njegovoj interpolaciji. S druge strane, neadaptivni algoritmi imaju fiksni postupak koji primjenjuju na sve piksele. To ih čini jednostavnijima, no isto tako rezultati mogu biti nešto lošiji. Primjerice, slika na rubovima može biti zamućena. Usprkos tome, za potrebe ovog rada odabrana su tri neadaptivna algoritma:</w:t>
      </w:r>
    </w:p>
    <w:p w:rsidR="078AB456" w:rsidP="5E8D87B2" w:rsidRDefault="078AB456" w14:paraId="1ED06791" w14:textId="6C668BEC">
      <w:pPr>
        <w:pStyle w:val="ListParagraph"/>
        <w:numPr>
          <w:ilvl w:val="0"/>
          <w:numId w:val="21"/>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078AB456">
        <w:rPr>
          <w:rFonts w:ascii="Times New Roman" w:hAnsi="Times New Roman" w:eastAsia="Times New Roman" w:cs="Times New Roman"/>
          <w:noProof w:val="0"/>
          <w:sz w:val="24"/>
          <w:szCs w:val="24"/>
          <w:lang w:val="hr-HR"/>
        </w:rPr>
        <w:t>bilinearna interpolacija</w:t>
      </w:r>
    </w:p>
    <w:p w:rsidR="078AB456" w:rsidP="5E8D87B2" w:rsidRDefault="078AB456" w14:paraId="4BB8C0C6" w14:textId="6DF7998C">
      <w:pPr>
        <w:pStyle w:val="ListParagraph"/>
        <w:numPr>
          <w:ilvl w:val="0"/>
          <w:numId w:val="21"/>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078AB456">
        <w:rPr>
          <w:rFonts w:ascii="Times New Roman" w:hAnsi="Times New Roman" w:eastAsia="Times New Roman" w:cs="Times New Roman"/>
          <w:noProof w:val="0"/>
          <w:sz w:val="24"/>
          <w:szCs w:val="24"/>
          <w:lang w:val="hr-HR"/>
        </w:rPr>
        <w:t>bikubična interpolacija</w:t>
      </w:r>
    </w:p>
    <w:p w:rsidR="078AB456" w:rsidP="5E8D87B2" w:rsidRDefault="078AB456" w14:paraId="02CD87C4" w14:textId="50F56ABA">
      <w:pPr>
        <w:pStyle w:val="ListParagraph"/>
        <w:numPr>
          <w:ilvl w:val="0"/>
          <w:numId w:val="21"/>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078AB456">
        <w:rPr>
          <w:rFonts w:ascii="Times New Roman" w:hAnsi="Times New Roman" w:eastAsia="Times New Roman" w:cs="Times New Roman"/>
          <w:noProof w:val="0"/>
          <w:sz w:val="24"/>
          <w:szCs w:val="24"/>
          <w:lang w:val="hr-HR"/>
        </w:rPr>
        <w:t>Lanzosova interpolacija</w:t>
      </w:r>
    </w:p>
    <w:p w:rsidR="078AB456" w:rsidP="5E8D87B2" w:rsidRDefault="078AB456" w14:paraId="6DBA0B44" w14:textId="4BB7EA5B">
      <w:pPr>
        <w:spacing w:before="240" w:beforeAutospacing="off" w:after="240" w:afterAutospacing="off"/>
        <w:jc w:val="left"/>
      </w:pPr>
      <w:r w:rsidRPr="5E8D87B2" w:rsidR="078AB456">
        <w:rPr>
          <w:rFonts w:ascii="Times New Roman" w:hAnsi="Times New Roman" w:eastAsia="Times New Roman" w:cs="Times New Roman"/>
          <w:noProof w:val="0"/>
          <w:sz w:val="24"/>
          <w:szCs w:val="24"/>
          <w:lang w:val="hr-HR"/>
        </w:rPr>
        <w:t xml:space="preserve">Linearna interpolacija aproksimira vrijednosti signala tako što konstruira linearnu funkciju koja prolazi kroz sve očitane vrijednosti signala. Budući da su slike dvodimenzionalni signali, postupak se mora izmijeniti i taj se postupak naziva </w:t>
      </w:r>
      <w:r w:rsidRPr="5E8D87B2" w:rsidR="078AB456">
        <w:rPr>
          <w:rFonts w:ascii="Times New Roman" w:hAnsi="Times New Roman" w:eastAsia="Times New Roman" w:cs="Times New Roman"/>
          <w:b w:val="1"/>
          <w:bCs w:val="1"/>
          <w:noProof w:val="0"/>
          <w:sz w:val="24"/>
          <w:szCs w:val="24"/>
          <w:lang w:val="hr-HR"/>
        </w:rPr>
        <w:t>bilinearna interpolacija</w:t>
      </w:r>
      <w:r w:rsidRPr="5E8D87B2" w:rsidR="078AB456">
        <w:rPr>
          <w:rFonts w:ascii="Times New Roman" w:hAnsi="Times New Roman" w:eastAsia="Times New Roman" w:cs="Times New Roman"/>
          <w:noProof w:val="0"/>
          <w:sz w:val="24"/>
          <w:szCs w:val="24"/>
          <w:lang w:val="hr-HR"/>
        </w:rPr>
        <w:t>. Ona za procjenu vrijednosti određenog piksela koristi prosječnu vrijednosti četiriju susjednih piksela.</w:t>
      </w:r>
    </w:p>
    <w:p w:rsidR="078AB456" w:rsidP="5E8D87B2" w:rsidRDefault="078AB456" w14:paraId="3D779BC6" w14:textId="04237597">
      <w:pPr>
        <w:spacing w:before="240" w:beforeAutospacing="off" w:after="240" w:afterAutospacing="off"/>
        <w:jc w:val="left"/>
      </w:pPr>
      <w:r w:rsidRPr="5E8D87B2" w:rsidR="078AB456">
        <w:rPr>
          <w:rFonts w:ascii="Times New Roman" w:hAnsi="Times New Roman" w:eastAsia="Times New Roman" w:cs="Times New Roman"/>
          <w:noProof w:val="0"/>
          <w:sz w:val="24"/>
          <w:szCs w:val="24"/>
          <w:lang w:val="hr-HR"/>
        </w:rPr>
        <w:t xml:space="preserve">Kubična interpolacija aproksimira vrijednosti kubičnom funkcijom. Za dvodimenzionalne signale koristi se postupak </w:t>
      </w:r>
      <w:r w:rsidRPr="5E8D87B2" w:rsidR="078AB456">
        <w:rPr>
          <w:rFonts w:ascii="Times New Roman" w:hAnsi="Times New Roman" w:eastAsia="Times New Roman" w:cs="Times New Roman"/>
          <w:b w:val="1"/>
          <w:bCs w:val="1"/>
          <w:noProof w:val="0"/>
          <w:sz w:val="24"/>
          <w:szCs w:val="24"/>
          <w:lang w:val="hr-HR"/>
        </w:rPr>
        <w:t>bikubične</w:t>
      </w:r>
      <w:r w:rsidRPr="5E8D87B2" w:rsidR="078AB456">
        <w:rPr>
          <w:rFonts w:ascii="Times New Roman" w:hAnsi="Times New Roman" w:eastAsia="Times New Roman" w:cs="Times New Roman"/>
          <w:b w:val="1"/>
          <w:bCs w:val="1"/>
          <w:noProof w:val="0"/>
          <w:sz w:val="24"/>
          <w:szCs w:val="24"/>
          <w:lang w:val="hr-HR"/>
        </w:rPr>
        <w:t xml:space="preserve"> interpolacije</w:t>
      </w:r>
      <w:r w:rsidRPr="5E8D87B2" w:rsidR="078AB456">
        <w:rPr>
          <w:rFonts w:ascii="Times New Roman" w:hAnsi="Times New Roman" w:eastAsia="Times New Roman" w:cs="Times New Roman"/>
          <w:noProof w:val="0"/>
          <w:sz w:val="24"/>
          <w:szCs w:val="24"/>
          <w:lang w:val="hr-HR"/>
        </w:rPr>
        <w:t xml:space="preserve">. Ona rezultira vrlo visokom kvalitetom slike, a nije toliko računalno zahtjeva, stoga se i najčešće koristi. Ona koristi prosječnu vrijednost šesnaest susjednih piksela, no, za razliku od </w:t>
      </w:r>
      <w:r w:rsidRPr="5E8D87B2" w:rsidR="078AB456">
        <w:rPr>
          <w:rFonts w:ascii="Times New Roman" w:hAnsi="Times New Roman" w:eastAsia="Times New Roman" w:cs="Times New Roman"/>
          <w:noProof w:val="0"/>
          <w:sz w:val="24"/>
          <w:szCs w:val="24"/>
          <w:lang w:val="hr-HR"/>
        </w:rPr>
        <w:t>bilinearne</w:t>
      </w:r>
      <w:r w:rsidRPr="5E8D87B2" w:rsidR="078AB456">
        <w:rPr>
          <w:rFonts w:ascii="Times New Roman" w:hAnsi="Times New Roman" w:eastAsia="Times New Roman" w:cs="Times New Roman"/>
          <w:noProof w:val="0"/>
          <w:sz w:val="24"/>
          <w:szCs w:val="24"/>
          <w:lang w:val="hr-HR"/>
        </w:rPr>
        <w:t xml:space="preserve"> aproksimacije, u ovom slučaju nemaju svi pikseli jednaku težinu pri računanju prosječne vrijednosti. Bliži pikseli imaju veći važnost, pa time i dobiju veću težinu pri računanju.</w:t>
      </w:r>
    </w:p>
    <w:p w:rsidR="078AB456" w:rsidP="5E8D87B2" w:rsidRDefault="078AB456" w14:paraId="5DA42FB0" w14:textId="4C44FC58">
      <w:pPr>
        <w:spacing w:before="240" w:beforeAutospacing="off" w:after="240" w:afterAutospacing="off"/>
        <w:jc w:val="left"/>
      </w:pPr>
      <w:r w:rsidRPr="5E8D87B2" w:rsidR="078AB456">
        <w:rPr>
          <w:rFonts w:ascii="Times New Roman" w:hAnsi="Times New Roman" w:eastAsia="Times New Roman" w:cs="Times New Roman"/>
          <w:noProof w:val="0"/>
          <w:sz w:val="24"/>
          <w:szCs w:val="24"/>
          <w:lang w:val="hr-HR"/>
        </w:rPr>
        <w:t xml:space="preserve">Posljednja i najkompleksnija je </w:t>
      </w:r>
      <w:r w:rsidRPr="5E8D87B2" w:rsidR="078AB456">
        <w:rPr>
          <w:rFonts w:ascii="Times New Roman" w:hAnsi="Times New Roman" w:eastAsia="Times New Roman" w:cs="Times New Roman"/>
          <w:b w:val="1"/>
          <w:bCs w:val="1"/>
          <w:noProof w:val="0"/>
          <w:sz w:val="24"/>
          <w:szCs w:val="24"/>
          <w:lang w:val="hr-HR"/>
        </w:rPr>
        <w:t>Lanzosova</w:t>
      </w:r>
      <w:r w:rsidRPr="5E8D87B2" w:rsidR="078AB456">
        <w:rPr>
          <w:rFonts w:ascii="Times New Roman" w:hAnsi="Times New Roman" w:eastAsia="Times New Roman" w:cs="Times New Roman"/>
          <w:b w:val="1"/>
          <w:bCs w:val="1"/>
          <w:noProof w:val="0"/>
          <w:sz w:val="24"/>
          <w:szCs w:val="24"/>
          <w:lang w:val="hr-HR"/>
        </w:rPr>
        <w:t xml:space="preserve"> interpolacija</w:t>
      </w:r>
      <w:r w:rsidRPr="5E8D87B2" w:rsidR="078AB456">
        <w:rPr>
          <w:rFonts w:ascii="Times New Roman" w:hAnsi="Times New Roman" w:eastAsia="Times New Roman" w:cs="Times New Roman"/>
          <w:noProof w:val="0"/>
          <w:sz w:val="24"/>
          <w:szCs w:val="24"/>
          <w:lang w:val="hr-HR"/>
        </w:rPr>
        <w:t xml:space="preserve">. Ona koristi </w:t>
      </w:r>
      <w:r w:rsidRPr="5E8D87B2" w:rsidR="078AB456">
        <w:rPr>
          <w:rFonts w:ascii="Times New Roman" w:hAnsi="Times New Roman" w:eastAsia="Times New Roman" w:cs="Times New Roman"/>
          <w:noProof w:val="0"/>
          <w:sz w:val="24"/>
          <w:szCs w:val="24"/>
          <w:lang w:val="hr-HR"/>
        </w:rPr>
        <w:t>sinc</w:t>
      </w:r>
      <w:r w:rsidRPr="5E8D87B2" w:rsidR="078AB456">
        <w:rPr>
          <w:rFonts w:ascii="Times New Roman" w:hAnsi="Times New Roman" w:eastAsia="Times New Roman" w:cs="Times New Roman"/>
          <w:noProof w:val="0"/>
          <w:sz w:val="24"/>
          <w:szCs w:val="24"/>
          <w:lang w:val="hr-HR"/>
        </w:rPr>
        <w:t xml:space="preserve"> funkciju koja se definira kao:</w:t>
      </w:r>
    </w:p>
    <w:p w:rsidR="5E8D87B2" w:rsidP="5E8D87B2" w:rsidRDefault="5E8D87B2" w14:paraId="2EB036DF" w14:textId="3AA5BD88">
      <w:pPr>
        <w:spacing w:before="240" w:beforeAutospacing="off" w:after="240" w:afterAutospacing="off"/>
        <w:jc w:val="center"/>
        <w:rPr>
          <w:rFonts w:ascii="Times New Roman" w:hAnsi="Times New Roman" w:eastAsia="Times New Roman" w:cs="Times New Roman"/>
          <w:noProof w:val="0"/>
          <w:sz w:val="24"/>
          <w:szCs w:val="24"/>
          <w:lang w:val="hr-HR"/>
        </w:rPr>
      </w:pPr>
      <m:oMathPara xmlns:m="http://schemas.openxmlformats.org/officeDocument/2006/math">
        <m:oMath xmlns:m="http://schemas.openxmlformats.org/officeDocument/2006/math">
          <m:func xmlns:m="http://schemas.openxmlformats.org/officeDocument/2006/math">
            <m:funcPr>
              <m:ctrlPr/>
            </m:funcPr>
            <m:fName>
              <m:r>
                <m:rPr>
                  <m:sty m:val="p"/>
                </m:rPr>
                <m:t>sin</m:t>
              </m:r>
            </m:fName>
            <m:e>
              <m:r>
                <m:t>𝑐</m:t>
              </m:r>
              <m:d>
                <m:dPr>
                  <m:ctrlPr/>
                </m:dPr>
                <m:e>
                  <m:r>
                    <m:t>𝑥</m:t>
                  </m:r>
                </m:e>
              </m:d>
            </m:e>
          </m:func>
          <m:r xmlns:m="http://schemas.openxmlformats.org/officeDocument/2006/math">
            <m:t xmlns:m="http://schemas.openxmlformats.org/officeDocument/2006/math"> = </m:t>
          </m:r>
          <m:f xmlns:m="http://schemas.openxmlformats.org/officeDocument/2006/math">
            <m:fPr>
              <m:ctrlPr/>
            </m:fPr>
            <m:num>
              <m:func>
                <m:funcPr>
                  <m:ctrlPr/>
                </m:funcPr>
                <m:fName>
                  <m:r>
                    <m:rPr>
                      <m:sty m:val="p"/>
                    </m:rPr>
                    <m:t>sin</m:t>
                  </m:r>
                </m:fName>
                <m:e>
                  <m:d>
                    <m:dPr>
                      <m:ctrlPr/>
                    </m:dPr>
                    <m:e>
                      <m:r>
                        <m:t>𝜋</m:t>
                      </m:r>
                      <m:r>
                        <m:t>𝑥</m:t>
                      </m:r>
                    </m:e>
                  </m:d>
                </m:e>
              </m:func>
            </m:num>
            <m:den>
              <m:r>
                <m:t>𝜋</m:t>
              </m:r>
              <m:r>
                <m:t>𝑥</m:t>
              </m:r>
            </m:den>
          </m:f>
        </m:oMath>
      </m:oMathPara>
    </w:p>
    <w:p w:rsidR="5E8D87B2" w:rsidP="5E8D87B2" w:rsidRDefault="5E8D87B2" w14:paraId="42F1B1BF" w14:textId="3C601A82">
      <w:pPr>
        <w:spacing w:before="240" w:beforeAutospacing="off" w:after="240" w:afterAutospacing="off"/>
        <w:jc w:val="left"/>
        <w:rPr>
          <w:rFonts w:ascii="Times New Roman" w:hAnsi="Times New Roman" w:eastAsia="Times New Roman" w:cs="Times New Roman"/>
          <w:noProof w:val="0"/>
          <w:sz w:val="24"/>
          <w:szCs w:val="24"/>
          <w:lang w:val="hr-HR"/>
        </w:rPr>
      </w:pPr>
    </w:p>
    <w:p w:rsidR="078AB456" w:rsidP="5E8D87B2" w:rsidRDefault="078AB456" w14:paraId="289CC9BB" w14:textId="62D8B132">
      <w:pPr>
        <w:spacing w:before="240" w:beforeAutospacing="off" w:after="240" w:afterAutospacing="off"/>
        <w:jc w:val="left"/>
      </w:pPr>
      <w:r w:rsidRPr="0E19781F" w:rsidR="078AB456">
        <w:rPr>
          <w:rFonts w:ascii="Times New Roman" w:hAnsi="Times New Roman" w:eastAsia="Times New Roman" w:cs="Times New Roman"/>
          <w:noProof w:val="0"/>
          <w:sz w:val="24"/>
          <w:szCs w:val="24"/>
          <w:lang w:val="hr-HR"/>
        </w:rPr>
        <w:t xml:space="preserve">Graf te funkcije prikazan je na </w:t>
      </w:r>
      <w:r w:rsidRPr="0E19781F" w:rsidR="078AB456">
        <w:rPr>
          <w:rFonts w:ascii="Times New Roman" w:hAnsi="Times New Roman" w:eastAsia="Times New Roman" w:cs="Times New Roman"/>
          <w:b w:val="1"/>
          <w:bCs w:val="1"/>
          <w:noProof w:val="0"/>
          <w:sz w:val="24"/>
          <w:szCs w:val="24"/>
          <w:lang w:val="hr-HR"/>
        </w:rPr>
        <w:t>slici 4</w:t>
      </w:r>
      <w:r w:rsidRPr="0E19781F" w:rsidR="7A8100DA">
        <w:rPr>
          <w:rFonts w:ascii="Times New Roman" w:hAnsi="Times New Roman" w:eastAsia="Times New Roman" w:cs="Times New Roman"/>
          <w:b w:val="1"/>
          <w:bCs w:val="1"/>
          <w:noProof w:val="0"/>
          <w:sz w:val="24"/>
          <w:szCs w:val="24"/>
          <w:lang w:val="hr-HR"/>
        </w:rPr>
        <w:t>.</w:t>
      </w:r>
      <w:r w:rsidRPr="0E19781F" w:rsidR="000228F7">
        <w:rPr>
          <w:rFonts w:ascii="Times New Roman" w:hAnsi="Times New Roman" w:eastAsia="Times New Roman" w:cs="Times New Roman"/>
          <w:b w:val="1"/>
          <w:bCs w:val="1"/>
          <w:noProof w:val="0"/>
          <w:sz w:val="24"/>
          <w:szCs w:val="24"/>
          <w:lang w:val="hr-HR"/>
        </w:rPr>
        <w:t>8</w:t>
      </w:r>
      <w:r w:rsidRPr="0E19781F" w:rsidR="078AB456">
        <w:rPr>
          <w:rFonts w:ascii="Times New Roman" w:hAnsi="Times New Roman" w:eastAsia="Times New Roman" w:cs="Times New Roman"/>
          <w:noProof w:val="0"/>
          <w:sz w:val="24"/>
          <w:szCs w:val="24"/>
          <w:lang w:val="hr-HR"/>
        </w:rPr>
        <w:t>.</w:t>
      </w:r>
    </w:p>
    <w:p w:rsidR="138ECE75" w:rsidP="5E8D87B2" w:rsidRDefault="138ECE75" w14:paraId="63945507" w14:textId="101B54D6">
      <w:pPr>
        <w:spacing w:before="240" w:beforeAutospacing="off" w:after="240" w:afterAutospacing="off"/>
        <w:jc w:val="center"/>
        <w:rPr>
          <w:rFonts w:ascii="Times New Roman" w:hAnsi="Times New Roman" w:eastAsia="Times New Roman" w:cs="Times New Roman"/>
          <w:noProof w:val="0"/>
          <w:sz w:val="24"/>
          <w:szCs w:val="24"/>
          <w:lang w:val="hr-HR"/>
        </w:rPr>
      </w:pPr>
      <w:r w:rsidR="138ECE75">
        <w:drawing>
          <wp:inline wp14:editId="13FD2B2B" wp14:anchorId="32AD444B">
            <wp:extent cx="5565753" cy="2161201"/>
            <wp:effectExtent l="0" t="0" r="0" b="0"/>
            <wp:docPr id="1005773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5773842" name="Picture 1005773842"/>
                    <pic:cNvPicPr/>
                  </pic:nvPicPr>
                  <pic:blipFill>
                    <a:blip xmlns:r="http://schemas.openxmlformats.org/officeDocument/2006/relationships" r:embed="rId1382479844">
                      <a:extLst>
                        <a:ext uri="{28A0092B-C50C-407E-A947-70E740481C1C}">
                          <a14:useLocalDpi xmlns:a14="http://schemas.microsoft.com/office/drawing/2010/main"/>
                        </a:ext>
                      </a:extLst>
                    </a:blip>
                    <a:srcRect l="27682" t="12933" r="0" b="0"/>
                    <a:stretch>
                      <a:fillRect/>
                    </a:stretch>
                  </pic:blipFill>
                  <pic:spPr>
                    <a:xfrm rot="0">
                      <a:off x="0" y="0"/>
                      <a:ext cx="5565753" cy="2161201"/>
                    </a:xfrm>
                    <a:prstGeom prst="rect">
                      <a:avLst/>
                    </a:prstGeom>
                  </pic:spPr>
                </pic:pic>
              </a:graphicData>
            </a:graphic>
          </wp:inline>
        </w:drawing>
      </w:r>
    </w:p>
    <w:p w:rsidR="138ECE75" w:rsidP="5E8D87B2" w:rsidRDefault="138ECE75" w14:paraId="3F29AB15" w14:textId="0A7BE823">
      <w:pPr>
        <w:spacing w:before="240" w:beforeAutospacing="off" w:after="240" w:afterAutospacing="off"/>
        <w:jc w:val="center"/>
        <w:rPr>
          <w:rFonts w:ascii="Times New Roman" w:hAnsi="Times New Roman" w:eastAsia="Times New Roman" w:cs="Times New Roman"/>
          <w:noProof w:val="0"/>
          <w:sz w:val="24"/>
          <w:szCs w:val="24"/>
          <w:lang w:val="hr-HR"/>
        </w:rPr>
      </w:pPr>
      <w:r w:rsidRPr="0E19781F" w:rsidR="138ECE75">
        <w:rPr>
          <w:rFonts w:ascii="Times New Roman" w:hAnsi="Times New Roman" w:eastAsia="Times New Roman" w:cs="Times New Roman"/>
          <w:noProof w:val="0"/>
          <w:sz w:val="24"/>
          <w:szCs w:val="24"/>
          <w:lang w:val="hr-HR"/>
        </w:rPr>
        <w:t>Sl. 4.</w:t>
      </w:r>
      <w:r w:rsidRPr="0E19781F" w:rsidR="55E7A3F8">
        <w:rPr>
          <w:rFonts w:ascii="Times New Roman" w:hAnsi="Times New Roman" w:eastAsia="Times New Roman" w:cs="Times New Roman"/>
          <w:noProof w:val="0"/>
          <w:sz w:val="24"/>
          <w:szCs w:val="24"/>
          <w:lang w:val="hr-HR"/>
        </w:rPr>
        <w:t>8</w:t>
      </w:r>
      <w:r w:rsidRPr="0E19781F" w:rsidR="138ECE75">
        <w:rPr>
          <w:rFonts w:ascii="Times New Roman" w:hAnsi="Times New Roman" w:eastAsia="Times New Roman" w:cs="Times New Roman"/>
          <w:noProof w:val="0"/>
          <w:sz w:val="24"/>
          <w:szCs w:val="24"/>
          <w:lang w:val="hr-HR"/>
        </w:rPr>
        <w:t xml:space="preserve"> Graf funkcije </w:t>
      </w:r>
      <w:r w:rsidRPr="0E19781F" w:rsidR="138ECE75">
        <w:rPr>
          <w:rFonts w:ascii="Times New Roman" w:hAnsi="Times New Roman" w:eastAsia="Times New Roman" w:cs="Times New Roman"/>
          <w:noProof w:val="0"/>
          <w:sz w:val="24"/>
          <w:szCs w:val="24"/>
          <w:lang w:val="hr-HR"/>
        </w:rPr>
        <w:t>sinc</w:t>
      </w:r>
      <w:r w:rsidRPr="0E19781F" w:rsidR="138ECE75">
        <w:rPr>
          <w:rFonts w:ascii="Times New Roman" w:hAnsi="Times New Roman" w:eastAsia="Times New Roman" w:cs="Times New Roman"/>
          <w:noProof w:val="0"/>
          <w:sz w:val="24"/>
          <w:szCs w:val="24"/>
          <w:lang w:val="hr-HR"/>
        </w:rPr>
        <w:t>(x) izra</w:t>
      </w:r>
      <w:r w:rsidRPr="0E19781F" w:rsidR="6ECED6DD">
        <w:rPr>
          <w:rFonts w:ascii="Times New Roman" w:hAnsi="Times New Roman" w:eastAsia="Times New Roman" w:cs="Times New Roman"/>
          <w:noProof w:val="0"/>
          <w:sz w:val="24"/>
          <w:szCs w:val="24"/>
          <w:lang w:val="hr-HR"/>
        </w:rPr>
        <w:t xml:space="preserve">đen u alatu </w:t>
      </w:r>
      <w:r w:rsidRPr="0E19781F" w:rsidR="6ECED6DD">
        <w:rPr>
          <w:rFonts w:ascii="Times New Roman" w:hAnsi="Times New Roman" w:eastAsia="Times New Roman" w:cs="Times New Roman"/>
          <w:noProof w:val="0"/>
          <w:sz w:val="24"/>
          <w:szCs w:val="24"/>
          <w:lang w:val="hr-HR"/>
        </w:rPr>
        <w:t>GeoGebra</w:t>
      </w:r>
    </w:p>
    <w:p w:rsidR="6ECED6DD" w:rsidP="5E8D87B2" w:rsidRDefault="6ECED6DD" w14:paraId="49B99B5C" w14:textId="226D5A3B">
      <w:pPr>
        <w:jc w:val="left"/>
      </w:pPr>
      <w:r w:rsidRPr="5E8D87B2" w:rsidR="6ECED6DD">
        <w:rPr>
          <w:rFonts w:ascii="Times New Roman" w:hAnsi="Times New Roman" w:eastAsia="Times New Roman" w:cs="Times New Roman"/>
          <w:noProof w:val="0"/>
          <w:sz w:val="24"/>
          <w:szCs w:val="24"/>
          <w:lang w:val="hr-HR"/>
        </w:rPr>
        <w:t>Njezina prednost je što vrlo je u ishodištu visoka, a zatim vrlo brzo i strmo pada. Dakle, ideja je staviti da ishodište koordinatnog sustava bude očitana vrijednost signala, a da se vrijednosti oko njega aproksimiraju vrijednošću sinc(x) u tim točkama. Interpolacija tom funkcijom značajno manje mijenja izvorni signal pri njegovoj interpolaciji od drugih funkcija.</w:t>
      </w:r>
    </w:p>
    <w:p w:rsidR="5E8D87B2" w:rsidP="5E8D87B2" w:rsidRDefault="5E8D87B2" w14:paraId="521F1783" w14:textId="4E2DDA38">
      <w:pPr>
        <w:jc w:val="left"/>
      </w:pPr>
    </w:p>
    <w:p w:rsidR="6ECED6DD" w:rsidP="5E8D87B2" w:rsidRDefault="6ECED6DD" w14:paraId="5D96D728" w14:textId="6E6AA20B">
      <w:pPr>
        <w:jc w:val="left"/>
      </w:pPr>
      <w:r w:rsidRPr="669E0005" w:rsidR="6ECED6DD">
        <w:rPr>
          <w:rFonts w:ascii="Times New Roman" w:hAnsi="Times New Roman" w:eastAsia="Times New Roman" w:cs="Times New Roman"/>
          <w:noProof w:val="0"/>
          <w:sz w:val="24"/>
          <w:szCs w:val="24"/>
          <w:lang w:val="hr-HR"/>
        </w:rPr>
        <w:t xml:space="preserve">Svaki signal zapravo je zbroj dvaju signala - izvornog signala i šuma. </w:t>
      </w:r>
      <w:r w:rsidRPr="669E0005" w:rsidR="6ECED6DD">
        <w:rPr>
          <w:rFonts w:ascii="Times New Roman" w:hAnsi="Times New Roman" w:eastAsia="Times New Roman" w:cs="Times New Roman"/>
          <w:b w:val="1"/>
          <w:bCs w:val="1"/>
          <w:noProof w:val="0"/>
          <w:sz w:val="24"/>
          <w:szCs w:val="24"/>
          <w:lang w:val="hr-HR"/>
        </w:rPr>
        <w:t xml:space="preserve">Šum </w:t>
      </w:r>
      <w:r w:rsidRPr="669E0005" w:rsidR="6ECED6DD">
        <w:rPr>
          <w:rFonts w:ascii="Times New Roman" w:hAnsi="Times New Roman" w:eastAsia="Times New Roman" w:cs="Times New Roman"/>
          <w:noProof w:val="0"/>
          <w:sz w:val="24"/>
          <w:szCs w:val="24"/>
          <w:lang w:val="hr-HR"/>
        </w:rPr>
        <w:t xml:space="preserve">je neželjena komponenta signala koja se često stvori već pri uzorkovanju signala. Na digitalnim slikama šum se očituje kao zamućenje slike ili zrnatost na nekim mjestima (engl. </w:t>
      </w:r>
      <w:r w:rsidRPr="669E0005" w:rsidR="60F84AC0">
        <w:rPr>
          <w:rFonts w:ascii="Times New Roman" w:hAnsi="Times New Roman" w:eastAsia="Times New Roman" w:cs="Times New Roman"/>
          <w:i w:val="1"/>
          <w:iCs w:val="1"/>
          <w:noProof w:val="0"/>
          <w:sz w:val="24"/>
          <w:szCs w:val="24"/>
          <w:lang w:val="hr-HR"/>
        </w:rPr>
        <w:t>s</w:t>
      </w:r>
      <w:r w:rsidRPr="669E0005" w:rsidR="6ECED6DD">
        <w:rPr>
          <w:rFonts w:ascii="Times New Roman" w:hAnsi="Times New Roman" w:eastAsia="Times New Roman" w:cs="Times New Roman"/>
          <w:i w:val="1"/>
          <w:iCs w:val="1"/>
          <w:noProof w:val="0"/>
          <w:sz w:val="24"/>
          <w:szCs w:val="24"/>
          <w:lang w:val="hr-HR"/>
        </w:rPr>
        <w:t>alt</w:t>
      </w:r>
      <w:r w:rsidRPr="669E0005" w:rsidR="6ECED6DD">
        <w:rPr>
          <w:rFonts w:ascii="Times New Roman" w:hAnsi="Times New Roman" w:eastAsia="Times New Roman" w:cs="Times New Roman"/>
          <w:i w:val="1"/>
          <w:iCs w:val="1"/>
          <w:noProof w:val="0"/>
          <w:sz w:val="24"/>
          <w:szCs w:val="24"/>
          <w:lang w:val="hr-HR"/>
        </w:rPr>
        <w:t xml:space="preserve"> </w:t>
      </w:r>
      <w:r w:rsidRPr="669E0005" w:rsidR="6ECED6DD">
        <w:rPr>
          <w:rFonts w:ascii="Times New Roman" w:hAnsi="Times New Roman" w:eastAsia="Times New Roman" w:cs="Times New Roman"/>
          <w:i w:val="1"/>
          <w:iCs w:val="1"/>
          <w:noProof w:val="0"/>
          <w:sz w:val="24"/>
          <w:szCs w:val="24"/>
          <w:lang w:val="hr-HR"/>
        </w:rPr>
        <w:t>and</w:t>
      </w:r>
      <w:r w:rsidRPr="669E0005" w:rsidR="6ECED6DD">
        <w:rPr>
          <w:rFonts w:ascii="Times New Roman" w:hAnsi="Times New Roman" w:eastAsia="Times New Roman" w:cs="Times New Roman"/>
          <w:i w:val="1"/>
          <w:iCs w:val="1"/>
          <w:noProof w:val="0"/>
          <w:sz w:val="24"/>
          <w:szCs w:val="24"/>
          <w:lang w:val="hr-HR"/>
        </w:rPr>
        <w:t xml:space="preserve"> </w:t>
      </w:r>
      <w:r w:rsidRPr="669E0005" w:rsidR="6ECED6DD">
        <w:rPr>
          <w:rFonts w:ascii="Times New Roman" w:hAnsi="Times New Roman" w:eastAsia="Times New Roman" w:cs="Times New Roman"/>
          <w:i w:val="1"/>
          <w:iCs w:val="1"/>
          <w:noProof w:val="0"/>
          <w:sz w:val="24"/>
          <w:szCs w:val="24"/>
          <w:lang w:val="hr-HR"/>
        </w:rPr>
        <w:t>pepper</w:t>
      </w:r>
      <w:r w:rsidRPr="669E0005" w:rsidR="6ECED6DD">
        <w:rPr>
          <w:rFonts w:ascii="Times New Roman" w:hAnsi="Times New Roman" w:eastAsia="Times New Roman" w:cs="Times New Roman"/>
          <w:noProof w:val="0"/>
          <w:sz w:val="24"/>
          <w:szCs w:val="24"/>
          <w:lang w:val="hr-HR"/>
        </w:rPr>
        <w:t xml:space="preserve">). Uklanjanje šuma postiže se korištenjem različitih filtara. </w:t>
      </w:r>
      <w:r w:rsidRPr="669E0005" w:rsidR="6ECED6DD">
        <w:rPr>
          <w:rFonts w:ascii="Times New Roman" w:hAnsi="Times New Roman" w:eastAsia="Times New Roman" w:cs="Times New Roman"/>
          <w:b w:val="1"/>
          <w:bCs w:val="1"/>
          <w:noProof w:val="0"/>
          <w:sz w:val="24"/>
          <w:szCs w:val="24"/>
          <w:lang w:val="hr-HR"/>
        </w:rPr>
        <w:t xml:space="preserve">Filtar </w:t>
      </w:r>
      <w:r w:rsidRPr="669E0005" w:rsidR="6ECED6DD">
        <w:rPr>
          <w:rFonts w:ascii="Times New Roman" w:hAnsi="Times New Roman" w:eastAsia="Times New Roman" w:cs="Times New Roman"/>
          <w:noProof w:val="0"/>
          <w:sz w:val="24"/>
          <w:szCs w:val="24"/>
          <w:lang w:val="hr-HR"/>
        </w:rPr>
        <w:t xml:space="preserve">je sklop koji propušta samo one komponente signala koje zadovoljavaju određene uvjete. Cilj je postići filtar koji će propustiti čim više izvornog signala, a da pritom propusti čim manje šuma. </w:t>
      </w:r>
      <w:r w:rsidRPr="669E0005" w:rsidR="6ECED6DD">
        <w:rPr>
          <w:rFonts w:ascii="Times New Roman" w:hAnsi="Times New Roman" w:eastAsia="Times New Roman" w:cs="Times New Roman"/>
          <w:b w:val="1"/>
          <w:bCs w:val="1"/>
          <w:noProof w:val="0"/>
          <w:sz w:val="24"/>
          <w:szCs w:val="24"/>
          <w:lang w:val="hr-HR"/>
        </w:rPr>
        <w:t xml:space="preserve">Uklanjanje </w:t>
      </w:r>
      <w:r w:rsidRPr="669E0005" w:rsidR="6ECED6DD">
        <w:rPr>
          <w:rFonts w:ascii="Times New Roman" w:hAnsi="Times New Roman" w:eastAsia="Times New Roman" w:cs="Times New Roman"/>
          <w:b w:val="1"/>
          <w:bCs w:val="1"/>
          <w:noProof w:val="0"/>
          <w:sz w:val="24"/>
          <w:szCs w:val="24"/>
          <w:lang w:val="hr-HR"/>
        </w:rPr>
        <w:t>šum</w:t>
      </w:r>
      <w:r w:rsidRPr="669E0005" w:rsidR="6ECED6DD">
        <w:rPr>
          <w:rFonts w:ascii="Times New Roman" w:hAnsi="Times New Roman" w:eastAsia="Times New Roman" w:cs="Times New Roman"/>
          <w:b w:val="1"/>
          <w:bCs w:val="1"/>
          <w:noProof w:val="0"/>
          <w:sz w:val="24"/>
          <w:szCs w:val="24"/>
          <w:lang w:val="hr-HR"/>
        </w:rPr>
        <w:t xml:space="preserve">a </w:t>
      </w:r>
      <w:r w:rsidRPr="669E0005" w:rsidR="6ECED6DD">
        <w:rPr>
          <w:rFonts w:ascii="Times New Roman" w:hAnsi="Times New Roman" w:eastAsia="Times New Roman" w:cs="Times New Roman"/>
          <w:noProof w:val="0"/>
          <w:sz w:val="24"/>
          <w:szCs w:val="24"/>
          <w:lang w:val="hr-HR"/>
        </w:rPr>
        <w:t>postiže se korištenjem različitih determinističkih algoritama, primjerice [22]:</w:t>
      </w:r>
    </w:p>
    <w:p w:rsidR="5E8D87B2" w:rsidP="5E8D87B2" w:rsidRDefault="5E8D87B2" w14:paraId="0BE9CDDB" w14:textId="77964F74">
      <w:pPr>
        <w:jc w:val="left"/>
      </w:pPr>
    </w:p>
    <w:p w:rsidR="6ECED6DD" w:rsidP="5E8D87B2" w:rsidRDefault="6ECED6DD" w14:paraId="1F8AE5CA" w14:textId="40AEC7DE">
      <w:pPr>
        <w:jc w:val="left"/>
      </w:pPr>
      <w:r w:rsidRPr="669E0005" w:rsidR="6ECED6DD">
        <w:rPr>
          <w:rFonts w:ascii="Times New Roman" w:hAnsi="Times New Roman" w:eastAsia="Times New Roman" w:cs="Times New Roman"/>
          <w:noProof w:val="0"/>
          <w:sz w:val="24"/>
          <w:szCs w:val="24"/>
          <w:lang w:val="hr-HR"/>
        </w:rPr>
        <w:t xml:space="preserve">1. filtar srednjih vrijednosti (engl. </w:t>
      </w:r>
      <w:r w:rsidRPr="669E0005" w:rsidR="6ECED6DD">
        <w:rPr>
          <w:rFonts w:ascii="Times New Roman" w:hAnsi="Times New Roman" w:eastAsia="Times New Roman" w:cs="Times New Roman"/>
          <w:i w:val="1"/>
          <w:iCs w:val="1"/>
          <w:noProof w:val="0"/>
          <w:sz w:val="24"/>
          <w:szCs w:val="24"/>
          <w:lang w:val="hr-HR"/>
        </w:rPr>
        <w:t>mean</w:t>
      </w:r>
      <w:r w:rsidRPr="669E0005" w:rsidR="6ECED6DD">
        <w:rPr>
          <w:rFonts w:ascii="Times New Roman" w:hAnsi="Times New Roman" w:eastAsia="Times New Roman" w:cs="Times New Roman"/>
          <w:i w:val="1"/>
          <w:iCs w:val="1"/>
          <w:noProof w:val="0"/>
          <w:sz w:val="24"/>
          <w:szCs w:val="24"/>
          <w:lang w:val="hr-HR"/>
        </w:rPr>
        <w:t xml:space="preserve"> filte</w:t>
      </w:r>
      <w:r w:rsidRPr="669E0005" w:rsidR="6ECED6DD">
        <w:rPr>
          <w:rFonts w:ascii="Times New Roman" w:hAnsi="Times New Roman" w:eastAsia="Times New Roman" w:cs="Times New Roman"/>
          <w:noProof w:val="0"/>
          <w:sz w:val="24"/>
          <w:szCs w:val="24"/>
          <w:lang w:val="hr-HR"/>
        </w:rPr>
        <w:t>r) koji za svaki piksel propušta srednju vrijednost njegovih susjeda</w:t>
      </w:r>
    </w:p>
    <w:p w:rsidR="6ECED6DD" w:rsidP="5E8D87B2" w:rsidRDefault="6ECED6DD" w14:paraId="6FC7AC02" w14:textId="0DFA60C1">
      <w:pPr>
        <w:jc w:val="left"/>
      </w:pPr>
      <w:r w:rsidRPr="669E0005" w:rsidR="6ECED6DD">
        <w:rPr>
          <w:rFonts w:ascii="Times New Roman" w:hAnsi="Times New Roman" w:eastAsia="Times New Roman" w:cs="Times New Roman"/>
          <w:noProof w:val="0"/>
          <w:sz w:val="24"/>
          <w:szCs w:val="24"/>
          <w:lang w:val="hr-HR"/>
        </w:rPr>
        <w:t xml:space="preserve">2. filtar medijana (engl. </w:t>
      </w:r>
      <w:r w:rsidRPr="669E0005" w:rsidR="6ECED6DD">
        <w:rPr>
          <w:rFonts w:ascii="Times New Roman" w:hAnsi="Times New Roman" w:eastAsia="Times New Roman" w:cs="Times New Roman"/>
          <w:i w:val="1"/>
          <w:iCs w:val="1"/>
          <w:noProof w:val="0"/>
          <w:sz w:val="24"/>
          <w:szCs w:val="24"/>
          <w:lang w:val="hr-HR"/>
        </w:rPr>
        <w:t>median</w:t>
      </w:r>
      <w:r w:rsidRPr="669E0005" w:rsidR="6ECED6DD">
        <w:rPr>
          <w:rFonts w:ascii="Times New Roman" w:hAnsi="Times New Roman" w:eastAsia="Times New Roman" w:cs="Times New Roman"/>
          <w:i w:val="1"/>
          <w:iCs w:val="1"/>
          <w:noProof w:val="0"/>
          <w:sz w:val="24"/>
          <w:szCs w:val="24"/>
          <w:lang w:val="hr-HR"/>
        </w:rPr>
        <w:t xml:space="preserve"> filter</w:t>
      </w:r>
      <w:r w:rsidRPr="669E0005" w:rsidR="6ECED6DD">
        <w:rPr>
          <w:rFonts w:ascii="Times New Roman" w:hAnsi="Times New Roman" w:eastAsia="Times New Roman" w:cs="Times New Roman"/>
          <w:noProof w:val="0"/>
          <w:sz w:val="24"/>
          <w:szCs w:val="24"/>
          <w:lang w:val="hr-HR"/>
        </w:rPr>
        <w:t>) koji za svaki piksel propušta medijan njegovih susjeda</w:t>
      </w:r>
    </w:p>
    <w:p w:rsidR="6ECED6DD" w:rsidP="5E8D87B2" w:rsidRDefault="6ECED6DD" w14:paraId="5E521689" w14:textId="10FF23D0">
      <w:pPr>
        <w:jc w:val="left"/>
      </w:pPr>
      <w:r w:rsidRPr="5E8D87B2" w:rsidR="6ECED6DD">
        <w:rPr>
          <w:rFonts w:ascii="Times New Roman" w:hAnsi="Times New Roman" w:eastAsia="Times New Roman" w:cs="Times New Roman"/>
          <w:noProof w:val="0"/>
          <w:sz w:val="24"/>
          <w:szCs w:val="24"/>
          <w:lang w:val="hr-HR"/>
        </w:rPr>
        <w:t xml:space="preserve">3. Wienerov filtar </w:t>
      </w:r>
    </w:p>
    <w:p w:rsidR="6ECED6DD" w:rsidP="5E8D87B2" w:rsidRDefault="6ECED6DD" w14:paraId="2FFE4DB2" w14:textId="47606818">
      <w:pPr>
        <w:jc w:val="left"/>
      </w:pPr>
      <w:r w:rsidRPr="5E8D87B2" w:rsidR="6ECED6DD">
        <w:rPr>
          <w:rFonts w:ascii="Times New Roman" w:hAnsi="Times New Roman" w:eastAsia="Times New Roman" w:cs="Times New Roman"/>
          <w:noProof w:val="0"/>
          <w:sz w:val="24"/>
          <w:szCs w:val="24"/>
          <w:lang w:val="hr-HR"/>
        </w:rPr>
        <w:t xml:space="preserve">Postupak filtriranja na prvu djeluje slično postupku interpolacije jer su metode slične, no treba naglasiti da među njima postoji razlika. Filtriranje mijenja svaki piksel koji prođe kroz njega ovisno o susjednim pikselima, a interpolacija ne mijenja piksele originalne slike, već samo nadodaje nove piksele ovisno o informacijama susjednih piksela. </w:t>
      </w:r>
    </w:p>
    <w:p w:rsidR="1CCF1862" w:rsidP="5E8D87B2" w:rsidRDefault="1CCF1862" w14:paraId="569907A8" w14:textId="27533893">
      <w:pPr>
        <w:pStyle w:val="Normal"/>
        <w:jc w:val="left"/>
      </w:pPr>
      <w:r w:rsidRPr="669E0005" w:rsidR="1CCF1862">
        <w:rPr>
          <w:rFonts w:ascii="Times New Roman" w:hAnsi="Times New Roman" w:eastAsia="Times New Roman" w:cs="Times New Roman"/>
          <w:noProof w:val="0"/>
          <w:sz w:val="24"/>
          <w:szCs w:val="24"/>
          <w:lang w:val="hr-HR"/>
        </w:rPr>
        <w:t xml:space="preserve">Konceptualni prikaz filtera srednjih vrijednosti prikazan je na </w:t>
      </w:r>
      <w:r w:rsidRPr="669E0005" w:rsidR="1CCF1862">
        <w:rPr>
          <w:rFonts w:ascii="Times New Roman" w:hAnsi="Times New Roman" w:eastAsia="Times New Roman" w:cs="Times New Roman"/>
          <w:b w:val="1"/>
          <w:bCs w:val="1"/>
          <w:noProof w:val="0"/>
          <w:sz w:val="24"/>
          <w:szCs w:val="24"/>
          <w:lang w:val="hr-HR"/>
        </w:rPr>
        <w:t>slici 4.</w:t>
      </w:r>
      <w:r w:rsidRPr="669E0005" w:rsidR="568EA35A">
        <w:rPr>
          <w:rFonts w:ascii="Times New Roman" w:hAnsi="Times New Roman" w:eastAsia="Times New Roman" w:cs="Times New Roman"/>
          <w:b w:val="1"/>
          <w:bCs w:val="1"/>
          <w:noProof w:val="0"/>
          <w:sz w:val="24"/>
          <w:szCs w:val="24"/>
          <w:lang w:val="hr-HR"/>
        </w:rPr>
        <w:t>8</w:t>
      </w:r>
      <w:r w:rsidRPr="669E0005" w:rsidR="1CCF1862">
        <w:rPr>
          <w:rFonts w:ascii="Times New Roman" w:hAnsi="Times New Roman" w:eastAsia="Times New Roman" w:cs="Times New Roman"/>
          <w:noProof w:val="0"/>
          <w:sz w:val="24"/>
          <w:szCs w:val="24"/>
          <w:lang w:val="hr-HR"/>
        </w:rPr>
        <w:t>. Vidi se kako je u filtriranoj slici (desno) bijela mrlja u sredini slike gotovo u potpunosti nestala, ali su se zato zamutili rubovi te mrlje koji više nisu tamni kao što su bili na originalnoj slici (lijevo).</w:t>
      </w:r>
    </w:p>
    <w:p w:rsidR="1CCF1862" w:rsidP="5E8D87B2" w:rsidRDefault="1CCF1862" w14:paraId="55A68323" w14:textId="4FE3C29F">
      <w:pPr>
        <w:pStyle w:val="Normal"/>
        <w:jc w:val="center"/>
        <w:rPr>
          <w:rFonts w:ascii="Times New Roman" w:hAnsi="Times New Roman" w:eastAsia="Times New Roman" w:cs="Times New Roman"/>
          <w:noProof w:val="0"/>
          <w:sz w:val="24"/>
          <w:szCs w:val="24"/>
          <w:lang w:val="hr-HR"/>
        </w:rPr>
      </w:pPr>
      <w:r w:rsidR="1CCF1862">
        <w:drawing>
          <wp:inline wp14:editId="16E046BC" wp14:anchorId="2AD6CEFA">
            <wp:extent cx="5581650" cy="2085975"/>
            <wp:effectExtent l="0" t="0" r="0" b="0"/>
            <wp:docPr id="1975084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5084614" name="Picture 1975084614"/>
                    <pic:cNvPicPr/>
                  </pic:nvPicPr>
                  <pic:blipFill>
                    <a:blip xmlns:r="http://schemas.openxmlformats.org/officeDocument/2006/relationships" r:embed="rId1765695848">
                      <a:extLst>
                        <a:ext uri="{28A0092B-C50C-407E-A947-70E740481C1C}">
                          <a14:useLocalDpi xmlns:a14="http://schemas.microsoft.com/office/drawing/2010/main"/>
                        </a:ext>
                      </a:extLst>
                    </a:blip>
                    <a:stretch>
                      <a:fillRect/>
                    </a:stretch>
                  </pic:blipFill>
                  <pic:spPr>
                    <a:xfrm>
                      <a:off x="0" y="0"/>
                      <a:ext cx="5581650" cy="2085975"/>
                    </a:xfrm>
                    <a:prstGeom prst="rect">
                      <a:avLst/>
                    </a:prstGeom>
                  </pic:spPr>
                </pic:pic>
              </a:graphicData>
            </a:graphic>
          </wp:inline>
        </w:drawing>
      </w:r>
      <w:r w:rsidRPr="0E19781F" w:rsidR="4BA307D5">
        <w:rPr>
          <w:rFonts w:ascii="Times New Roman" w:hAnsi="Times New Roman" w:eastAsia="Times New Roman" w:cs="Times New Roman"/>
          <w:noProof w:val="0"/>
          <w:sz w:val="24"/>
          <w:szCs w:val="24"/>
          <w:lang w:val="hr-HR"/>
        </w:rPr>
        <w:t>Sl. 4.</w:t>
      </w:r>
      <w:r w:rsidRPr="0E19781F" w:rsidR="62D579DC">
        <w:rPr>
          <w:rFonts w:ascii="Times New Roman" w:hAnsi="Times New Roman" w:eastAsia="Times New Roman" w:cs="Times New Roman"/>
          <w:noProof w:val="0"/>
          <w:sz w:val="24"/>
          <w:szCs w:val="24"/>
          <w:lang w:val="hr-HR"/>
        </w:rPr>
        <w:t>9</w:t>
      </w:r>
      <w:r w:rsidRPr="0E19781F" w:rsidR="4BA307D5">
        <w:rPr>
          <w:rFonts w:ascii="Times New Roman" w:hAnsi="Times New Roman" w:eastAsia="Times New Roman" w:cs="Times New Roman"/>
          <w:noProof w:val="0"/>
          <w:sz w:val="24"/>
          <w:szCs w:val="24"/>
          <w:lang w:val="hr-HR"/>
        </w:rPr>
        <w:t xml:space="preserve"> Konceptualni prikaz filtera srednjih vrijednosti</w:t>
      </w:r>
    </w:p>
    <w:p w:rsidR="5E8D87B2" w:rsidP="5E8D87B2" w:rsidRDefault="5E8D87B2" w14:paraId="5993599D" w14:textId="442EF486">
      <w:pPr>
        <w:pStyle w:val="Normal"/>
        <w:jc w:val="center"/>
        <w:rPr>
          <w:rFonts w:ascii="Times New Roman" w:hAnsi="Times New Roman" w:eastAsia="Times New Roman" w:cs="Times New Roman"/>
          <w:noProof w:val="0"/>
          <w:sz w:val="24"/>
          <w:szCs w:val="24"/>
          <w:lang w:val="hr-HR"/>
        </w:rPr>
      </w:pPr>
    </w:p>
    <w:p w:rsidR="258415B2" w:rsidP="5E8D87B2" w:rsidRDefault="258415B2" w14:paraId="6767346C" w14:textId="5F0F3464">
      <w:pPr>
        <w:spacing w:before="0" w:beforeAutospacing="off" w:after="240" w:afterAutospacing="off"/>
        <w:jc w:val="left"/>
      </w:pPr>
      <w:r w:rsidRPr="5E8D87B2" w:rsidR="258415B2">
        <w:rPr>
          <w:rFonts w:ascii="Times New Roman" w:hAnsi="Times New Roman" w:eastAsia="Times New Roman" w:cs="Times New Roman"/>
          <w:b w:val="1"/>
          <w:bCs w:val="1"/>
          <w:noProof w:val="0"/>
          <w:sz w:val="24"/>
          <w:szCs w:val="24"/>
          <w:lang w:val="hr-HR"/>
        </w:rPr>
        <w:t>Poboljšanje kontrasta</w:t>
      </w:r>
      <w:r w:rsidRPr="5E8D87B2" w:rsidR="258415B2">
        <w:rPr>
          <w:rFonts w:ascii="Times New Roman" w:hAnsi="Times New Roman" w:eastAsia="Times New Roman" w:cs="Times New Roman"/>
          <w:noProof w:val="0"/>
          <w:sz w:val="24"/>
          <w:szCs w:val="24"/>
          <w:lang w:val="hr-HR"/>
        </w:rPr>
        <w:t xml:space="preserve"> može se postići ujednačavanjem histograma. Ujednačavanje histograma (engl. </w:t>
      </w:r>
      <w:r w:rsidRPr="5E8D87B2" w:rsidR="258415B2">
        <w:rPr>
          <w:rFonts w:ascii="Times New Roman" w:hAnsi="Times New Roman" w:eastAsia="Times New Roman" w:cs="Times New Roman"/>
          <w:i w:val="1"/>
          <w:iCs w:val="1"/>
          <w:noProof w:val="0"/>
          <w:sz w:val="24"/>
          <w:szCs w:val="24"/>
          <w:lang w:val="hr-HR"/>
        </w:rPr>
        <w:t>Histogram equalization,</w:t>
      </w:r>
      <w:r w:rsidRPr="5E8D87B2" w:rsidR="258415B2">
        <w:rPr>
          <w:rFonts w:ascii="Times New Roman" w:hAnsi="Times New Roman" w:eastAsia="Times New Roman" w:cs="Times New Roman"/>
          <w:noProof w:val="0"/>
          <w:sz w:val="24"/>
          <w:szCs w:val="24"/>
          <w:lang w:val="hr-HR"/>
        </w:rPr>
        <w:t xml:space="preserve"> skraćeno HE) je tehnika kojom se vrijednosti intenziteta na slici skaliraju tako da zauzmu cijeli raspon nijansi sive. Funkcija koja redistribuira vrijednosti intenziteta zove se kumulativna distribucijska funkcija (engl. </w:t>
      </w:r>
      <w:r w:rsidRPr="5E8D87B2" w:rsidR="258415B2">
        <w:rPr>
          <w:rFonts w:ascii="Times New Roman" w:hAnsi="Times New Roman" w:eastAsia="Times New Roman" w:cs="Times New Roman"/>
          <w:i w:val="1"/>
          <w:iCs w:val="1"/>
          <w:noProof w:val="0"/>
          <w:sz w:val="24"/>
          <w:szCs w:val="24"/>
          <w:lang w:val="hr-HR"/>
        </w:rPr>
        <w:t>cumulative distribution function,</w:t>
      </w:r>
      <w:r w:rsidRPr="5E8D87B2" w:rsidR="258415B2">
        <w:rPr>
          <w:rFonts w:ascii="Times New Roman" w:hAnsi="Times New Roman" w:eastAsia="Times New Roman" w:cs="Times New Roman"/>
          <w:noProof w:val="0"/>
          <w:sz w:val="24"/>
          <w:szCs w:val="24"/>
          <w:lang w:val="hr-HR"/>
        </w:rPr>
        <w:t xml:space="preserve"> skraćeno CDF). Cilj je da vrijednosti intenziteta koje se često pojavljuju postanu različite kako bi se poboljšao kontrast. Ova tehnika može pomoći u slikama koje su izrađene lošom kamerom ili s lošim osvjetljenjem [23].</w:t>
      </w:r>
    </w:p>
    <w:p w:rsidR="258415B2" w:rsidP="5E8D87B2" w:rsidRDefault="258415B2" w14:paraId="78623640" w14:textId="089F3076">
      <w:pPr>
        <w:spacing w:before="240" w:beforeAutospacing="off" w:after="240" w:afterAutospacing="off"/>
        <w:jc w:val="left"/>
      </w:pPr>
      <w:r w:rsidRPr="669E0005" w:rsidR="258415B2">
        <w:rPr>
          <w:rFonts w:ascii="Times New Roman" w:hAnsi="Times New Roman" w:eastAsia="Times New Roman" w:cs="Times New Roman"/>
          <w:noProof w:val="0"/>
          <w:sz w:val="24"/>
          <w:szCs w:val="24"/>
          <w:lang w:val="hr-HR"/>
        </w:rPr>
        <w:t xml:space="preserve">Zadnji spomenut postupak je </w:t>
      </w:r>
      <w:r w:rsidRPr="669E0005" w:rsidR="258415B2">
        <w:rPr>
          <w:rFonts w:ascii="Times New Roman" w:hAnsi="Times New Roman" w:eastAsia="Times New Roman" w:cs="Times New Roman"/>
          <w:b w:val="1"/>
          <w:bCs w:val="1"/>
          <w:noProof w:val="0"/>
          <w:sz w:val="24"/>
          <w:szCs w:val="24"/>
          <w:lang w:val="hr-HR"/>
        </w:rPr>
        <w:t>povećanje oštrine</w:t>
      </w:r>
      <w:r w:rsidRPr="669E0005" w:rsidR="258415B2">
        <w:rPr>
          <w:rFonts w:ascii="Times New Roman" w:hAnsi="Times New Roman" w:eastAsia="Times New Roman" w:cs="Times New Roman"/>
          <w:noProof w:val="0"/>
          <w:sz w:val="24"/>
          <w:szCs w:val="24"/>
          <w:lang w:val="hr-HR"/>
        </w:rPr>
        <w:t xml:space="preserve">. Povećanje oštrine postiže se tako što se istaknu područja visoke frekvencije. Postoji </w:t>
      </w:r>
      <w:r w:rsidRPr="669E0005" w:rsidR="258415B2">
        <w:rPr>
          <w:rFonts w:ascii="Times New Roman" w:hAnsi="Times New Roman" w:eastAsia="Times New Roman" w:cs="Times New Roman"/>
          <w:noProof w:val="0"/>
          <w:sz w:val="24"/>
          <w:szCs w:val="24"/>
          <w:lang w:val="hr-HR"/>
        </w:rPr>
        <w:t>više</w:t>
      </w:r>
      <w:r w:rsidRPr="669E0005" w:rsidR="258415B2">
        <w:rPr>
          <w:rFonts w:ascii="Times New Roman" w:hAnsi="Times New Roman" w:eastAsia="Times New Roman" w:cs="Times New Roman"/>
          <w:noProof w:val="0"/>
          <w:sz w:val="24"/>
          <w:szCs w:val="24"/>
          <w:lang w:val="hr-HR"/>
        </w:rPr>
        <w:t xml:space="preserve"> tehnika kojima se to postiže, a istaknut će se one dvije koje su korištene u izradi ovog alata:</w:t>
      </w:r>
    </w:p>
    <w:p w:rsidR="258415B2" w:rsidP="5E8D87B2" w:rsidRDefault="258415B2" w14:paraId="18E7492F" w14:textId="76DDCE91">
      <w:pPr>
        <w:pStyle w:val="ListParagraph"/>
        <w:numPr>
          <w:ilvl w:val="0"/>
          <w:numId w:val="23"/>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258415B2">
        <w:rPr>
          <w:rFonts w:ascii="Times New Roman" w:hAnsi="Times New Roman" w:eastAsia="Times New Roman" w:cs="Times New Roman"/>
          <w:noProof w:val="0"/>
          <w:sz w:val="24"/>
          <w:szCs w:val="24"/>
          <w:lang w:val="hr-HR"/>
        </w:rPr>
        <w:t xml:space="preserve">korištenjem standardne maske za izoštravanje slike (engl. </w:t>
      </w:r>
      <w:r w:rsidRPr="5E8D87B2" w:rsidR="258415B2">
        <w:rPr>
          <w:rFonts w:ascii="Times New Roman" w:hAnsi="Times New Roman" w:eastAsia="Times New Roman" w:cs="Times New Roman"/>
          <w:i w:val="1"/>
          <w:iCs w:val="1"/>
          <w:noProof w:val="0"/>
          <w:sz w:val="24"/>
          <w:szCs w:val="24"/>
          <w:lang w:val="hr-HR"/>
        </w:rPr>
        <w:t>sharpening kernel</w:t>
      </w:r>
      <w:r w:rsidRPr="5E8D87B2" w:rsidR="258415B2">
        <w:rPr>
          <w:rFonts w:ascii="Times New Roman" w:hAnsi="Times New Roman" w:eastAsia="Times New Roman" w:cs="Times New Roman"/>
          <w:noProof w:val="0"/>
          <w:sz w:val="24"/>
          <w:szCs w:val="24"/>
          <w:lang w:val="hr-HR"/>
        </w:rPr>
        <w:t>)</w:t>
      </w:r>
    </w:p>
    <w:p w:rsidR="258415B2" w:rsidP="5E8D87B2" w:rsidRDefault="258415B2" w14:paraId="3007E357" w14:textId="1A7205D4">
      <w:pPr>
        <w:pStyle w:val="ListParagraph"/>
        <w:numPr>
          <w:ilvl w:val="0"/>
          <w:numId w:val="23"/>
        </w:numPr>
        <w:spacing w:before="0" w:beforeAutospacing="off" w:after="0" w:afterAutospacing="off"/>
        <w:jc w:val="left"/>
        <w:rPr>
          <w:rFonts w:ascii="Times New Roman" w:hAnsi="Times New Roman" w:eastAsia="Times New Roman" w:cs="Times New Roman"/>
          <w:noProof w:val="0"/>
          <w:sz w:val="24"/>
          <w:szCs w:val="24"/>
          <w:lang w:val="hr-HR"/>
        </w:rPr>
      </w:pPr>
      <w:r w:rsidRPr="5E8D87B2" w:rsidR="258415B2">
        <w:rPr>
          <w:rFonts w:ascii="Times New Roman" w:hAnsi="Times New Roman" w:eastAsia="Times New Roman" w:cs="Times New Roman"/>
          <w:noProof w:val="0"/>
          <w:sz w:val="24"/>
          <w:szCs w:val="24"/>
          <w:lang w:val="hr-HR"/>
        </w:rPr>
        <w:t xml:space="preserve">Laplaceovim filtarom (engl. </w:t>
      </w:r>
      <w:r w:rsidRPr="5E8D87B2" w:rsidR="258415B2">
        <w:rPr>
          <w:rFonts w:ascii="Times New Roman" w:hAnsi="Times New Roman" w:eastAsia="Times New Roman" w:cs="Times New Roman"/>
          <w:i w:val="1"/>
          <w:iCs w:val="1"/>
          <w:noProof w:val="0"/>
          <w:sz w:val="24"/>
          <w:szCs w:val="24"/>
          <w:lang w:val="hr-HR"/>
        </w:rPr>
        <w:t>Laplacian filter</w:t>
      </w:r>
      <w:r w:rsidRPr="5E8D87B2" w:rsidR="258415B2">
        <w:rPr>
          <w:rFonts w:ascii="Times New Roman" w:hAnsi="Times New Roman" w:eastAsia="Times New Roman" w:cs="Times New Roman"/>
          <w:noProof w:val="0"/>
          <w:sz w:val="24"/>
          <w:szCs w:val="24"/>
          <w:lang w:val="hr-HR"/>
        </w:rPr>
        <w:t>)</w:t>
      </w:r>
    </w:p>
    <w:p w:rsidR="258415B2" w:rsidP="5E8D87B2" w:rsidRDefault="258415B2" w14:paraId="172C670E" w14:textId="1292142C">
      <w:pPr>
        <w:spacing w:before="240" w:beforeAutospacing="off" w:after="240" w:afterAutospacing="off"/>
        <w:jc w:val="left"/>
      </w:pPr>
      <w:r w:rsidRPr="5E8D87B2" w:rsidR="258415B2">
        <w:rPr>
          <w:rFonts w:ascii="Times New Roman" w:hAnsi="Times New Roman" w:eastAsia="Times New Roman" w:cs="Times New Roman"/>
          <w:b w:val="1"/>
          <w:bCs w:val="1"/>
          <w:noProof w:val="0"/>
          <w:sz w:val="24"/>
          <w:szCs w:val="24"/>
          <w:lang w:val="hr-HR"/>
        </w:rPr>
        <w:t>Standardna maska za izoštravanje slike</w:t>
      </w:r>
      <w:r w:rsidRPr="5E8D87B2" w:rsidR="258415B2">
        <w:rPr>
          <w:rFonts w:ascii="Times New Roman" w:hAnsi="Times New Roman" w:eastAsia="Times New Roman" w:cs="Times New Roman"/>
          <w:noProof w:val="0"/>
          <w:sz w:val="24"/>
          <w:szCs w:val="24"/>
          <w:lang w:val="hr-HR"/>
        </w:rPr>
        <w:t xml:space="preserve"> je matrica sljedećeg oblika:</w:t>
      </w:r>
    </w:p>
    <w:p w:rsidR="258415B2" w:rsidP="5E8D87B2" w:rsidRDefault="258415B2" w14:paraId="7351E19F" w14:textId="007FA81C">
      <w:pPr>
        <w:spacing w:before="240" w:beforeAutospacing="off" w:after="240" w:afterAutospacing="off"/>
        <w:jc w:val="left"/>
        <w:rPr>
          <w:rFonts w:ascii="Times New Roman" w:hAnsi="Times New Roman" w:eastAsia="Times New Roman" w:cs="Times New Roman"/>
          <w:noProof w:val="0"/>
          <w:sz w:val="24"/>
          <w:szCs w:val="24"/>
          <w:lang w:val="hr-HR"/>
        </w:rPr>
      </w:pPr>
      <w:commentRangeStart w:id="1576228288"/>
      <w:r w:rsidRPr="5E8D87B2" w:rsidR="258415B2">
        <w:rPr>
          <w:rFonts w:ascii="Times New Roman" w:hAnsi="Times New Roman" w:eastAsia="Times New Roman" w:cs="Times New Roman"/>
          <w:noProof w:val="0"/>
          <w:sz w:val="24"/>
          <w:szCs w:val="24"/>
          <w:lang w:val="hr-HR"/>
        </w:rPr>
        <w:t>[[0, -1, 0], [-1, 5, -1], [0, -1, 0]])</w:t>
      </w:r>
      <w:commentRangeEnd w:id="1576228288"/>
      <w:r>
        <w:rPr>
          <w:rStyle w:val="CommentReference"/>
        </w:rPr>
        <w:commentReference w:id="1576228288"/>
      </w:r>
    </w:p>
    <w:p w:rsidR="258415B2" w:rsidP="5E8D87B2" w:rsidRDefault="258415B2" w14:paraId="652FDBAE" w14:textId="68761B01">
      <w:pPr>
        <w:spacing w:before="240" w:beforeAutospacing="off" w:after="240" w:afterAutospacing="off"/>
        <w:jc w:val="left"/>
      </w:pPr>
      <w:r w:rsidRPr="5E8D87B2" w:rsidR="258415B2">
        <w:rPr>
          <w:rFonts w:ascii="Times New Roman" w:hAnsi="Times New Roman" w:eastAsia="Times New Roman" w:cs="Times New Roman"/>
          <w:noProof w:val="0"/>
          <w:sz w:val="24"/>
          <w:szCs w:val="24"/>
          <w:lang w:val="hr-HR"/>
        </w:rPr>
        <w:t>Ta se maska dodaje slici i postiže se efekt izoštravanja. Ova tehnika je vrlo računalno učinkovita i često se primijenjuje, no ako se previše puta primijeni, može izobličiti sliku.</w:t>
      </w:r>
    </w:p>
    <w:p w:rsidR="258415B2" w:rsidP="5E8D87B2" w:rsidRDefault="258415B2" w14:paraId="344A1506" w14:textId="497222EA">
      <w:pPr>
        <w:spacing w:before="240" w:beforeAutospacing="off" w:after="240" w:afterAutospacing="off"/>
        <w:jc w:val="left"/>
      </w:pPr>
      <w:r w:rsidRPr="5E8D87B2" w:rsidR="258415B2">
        <w:rPr>
          <w:rFonts w:ascii="Times New Roman" w:hAnsi="Times New Roman" w:eastAsia="Times New Roman" w:cs="Times New Roman"/>
          <w:noProof w:val="0"/>
          <w:sz w:val="24"/>
          <w:szCs w:val="24"/>
          <w:lang w:val="hr-HR"/>
        </w:rPr>
        <w:t xml:space="preserve">Druga i nešto kompleksnija tehnika je </w:t>
      </w:r>
      <w:r w:rsidRPr="5E8D87B2" w:rsidR="258415B2">
        <w:rPr>
          <w:rFonts w:ascii="Times New Roman" w:hAnsi="Times New Roman" w:eastAsia="Times New Roman" w:cs="Times New Roman"/>
          <w:b w:val="1"/>
          <w:bCs w:val="1"/>
          <w:noProof w:val="0"/>
          <w:sz w:val="24"/>
          <w:szCs w:val="24"/>
          <w:lang w:val="hr-HR"/>
        </w:rPr>
        <w:t>Laplaceov</w:t>
      </w:r>
      <w:r w:rsidRPr="5E8D87B2" w:rsidR="258415B2">
        <w:rPr>
          <w:rFonts w:ascii="Times New Roman" w:hAnsi="Times New Roman" w:eastAsia="Times New Roman" w:cs="Times New Roman"/>
          <w:b w:val="1"/>
          <w:bCs w:val="1"/>
          <w:noProof w:val="0"/>
          <w:sz w:val="24"/>
          <w:szCs w:val="24"/>
          <w:lang w:val="hr-HR"/>
        </w:rPr>
        <w:t xml:space="preserve"> filtar</w:t>
      </w:r>
      <w:r w:rsidRPr="5E8D87B2" w:rsidR="258415B2">
        <w:rPr>
          <w:rFonts w:ascii="Times New Roman" w:hAnsi="Times New Roman" w:eastAsia="Times New Roman" w:cs="Times New Roman"/>
          <w:noProof w:val="0"/>
          <w:sz w:val="24"/>
          <w:szCs w:val="24"/>
          <w:lang w:val="hr-HR"/>
        </w:rPr>
        <w:t xml:space="preserve">. On koristi drugu derivaciju </w:t>
      </w:r>
      <w:r w:rsidRPr="5E8D87B2" w:rsidR="258415B2">
        <w:rPr>
          <w:rFonts w:ascii="Times New Roman" w:hAnsi="Times New Roman" w:eastAsia="Times New Roman" w:cs="Times New Roman"/>
          <w:noProof w:val="0"/>
          <w:sz w:val="24"/>
          <w:szCs w:val="24"/>
          <w:lang w:val="hr-HR"/>
        </w:rPr>
        <w:t>Laplaceova</w:t>
      </w:r>
      <w:r w:rsidRPr="5E8D87B2" w:rsidR="258415B2">
        <w:rPr>
          <w:rFonts w:ascii="Times New Roman" w:hAnsi="Times New Roman" w:eastAsia="Times New Roman" w:cs="Times New Roman"/>
          <w:noProof w:val="0"/>
          <w:sz w:val="24"/>
          <w:szCs w:val="24"/>
          <w:lang w:val="hr-HR"/>
        </w:rPr>
        <w:t xml:space="preserve"> operatora da bi istaknuo područja nagle promjene intenziteta, čime naglašava rubove. Njegov je nedostatak što je vrlo osjetljiv na šumove pa je svakako potrebno ukloniti šum prije njegova korištenja da se šum ne bi još jače istaknuo.</w:t>
      </w:r>
    </w:p>
    <w:p w:rsidR="47BA70BA" w:rsidP="5E8D87B2" w:rsidRDefault="47BA70BA" w14:paraId="53635FD1" w14:textId="2197EEA7">
      <w:pPr>
        <w:pStyle w:val="Heading1"/>
        <w:bidi w:val="0"/>
        <w:spacing w:before="0" w:beforeAutospacing="off" w:after="322" w:afterAutospacing="off"/>
        <w:rPr>
          <w:noProof w:val="0"/>
          <w:lang w:val="hr-HR"/>
        </w:rPr>
      </w:pPr>
      <w:bookmarkStart w:name="_Tehnički_detalji" w:id="1722015075"/>
      <w:bookmarkStart w:name="_Toc142060165" w:id="528485964"/>
      <w:r w:rsidRPr="0E19781F" w:rsidR="47BA70BA">
        <w:rPr>
          <w:noProof w:val="0"/>
          <w:lang w:val="hr-HR"/>
        </w:rPr>
        <w:t>Tehničk</w:t>
      </w:r>
      <w:r w:rsidRPr="0E19781F" w:rsidR="30CD825C">
        <w:rPr>
          <w:noProof w:val="0"/>
          <w:lang w:val="hr-HR"/>
        </w:rPr>
        <w:t>a izvedba aplikacije</w:t>
      </w:r>
      <w:bookmarkEnd w:id="1722015075"/>
      <w:bookmarkEnd w:id="528485964"/>
    </w:p>
    <w:p w:rsidR="47BA70BA" w:rsidP="5E8D87B2" w:rsidRDefault="47BA70BA" w14:paraId="0DE3B88A" w14:textId="00A1CAAC">
      <w:pPr>
        <w:pStyle w:val="Heading2"/>
        <w:bidi w:val="0"/>
        <w:spacing w:before="299" w:beforeAutospacing="off" w:after="299" w:afterAutospacing="off"/>
        <w:rPr>
          <w:noProof w:val="0"/>
          <w:lang w:val="hr-HR"/>
        </w:rPr>
      </w:pPr>
      <w:bookmarkStart w:name="_Toc1366142497" w:id="1466627736"/>
      <w:r w:rsidRPr="0E19781F" w:rsidR="79D7C1DF">
        <w:rPr>
          <w:noProof w:val="0"/>
          <w:lang w:val="hr-HR"/>
        </w:rPr>
        <w:t xml:space="preserve">Svrha </w:t>
      </w:r>
      <w:r w:rsidRPr="0E19781F" w:rsidR="2FB883DE">
        <w:rPr>
          <w:noProof w:val="0"/>
          <w:lang w:val="hr-HR"/>
        </w:rPr>
        <w:t>alata</w:t>
      </w:r>
      <w:bookmarkEnd w:id="1466627736"/>
    </w:p>
    <w:p w:rsidR="0633BBF0" w:rsidP="3FC64000" w:rsidRDefault="0633BBF0" w14:paraId="1D5999ED" w14:textId="22A7AB55">
      <w:pPr>
        <w:bidi w:val="0"/>
        <w:spacing w:before="0" w:beforeAutospacing="off" w:after="240" w:afterAutospacing="off"/>
      </w:pPr>
      <w:r w:rsidRPr="3FC64000" w:rsidR="0633BBF0">
        <w:rPr>
          <w:rFonts w:ascii="Times New Roman" w:hAnsi="Times New Roman" w:eastAsia="Times New Roman" w:cs="Times New Roman"/>
          <w:noProof w:val="0"/>
          <w:sz w:val="24"/>
          <w:szCs w:val="24"/>
          <w:lang w:val="hr-HR"/>
        </w:rPr>
        <w:t>Iako se alat može koristiti za općenitu analizu slika, njegova je osnovna namjena korištenje u forenzičkoj analizi slika. Alat je podijeljen u tri dijela:</w:t>
      </w:r>
    </w:p>
    <w:p w:rsidR="0633BBF0" w:rsidP="3FC64000" w:rsidRDefault="0633BBF0" w14:paraId="298E8FCF" w14:textId="4CCD663E">
      <w:pPr>
        <w:pStyle w:val="ListParagraph"/>
        <w:numPr>
          <w:ilvl w:val="0"/>
          <w:numId w:val="28"/>
        </w:numPr>
        <w:bidi w:val="0"/>
        <w:spacing w:before="0" w:beforeAutospacing="off" w:after="0" w:afterAutospacing="off"/>
        <w:rPr>
          <w:rFonts w:ascii="Times New Roman" w:hAnsi="Times New Roman" w:eastAsia="Times New Roman" w:cs="Times New Roman"/>
          <w:noProof w:val="0"/>
          <w:sz w:val="24"/>
          <w:szCs w:val="24"/>
          <w:lang w:val="hr-HR"/>
        </w:rPr>
      </w:pPr>
      <w:r w:rsidRPr="3FC64000" w:rsidR="0633BBF0">
        <w:rPr>
          <w:rFonts w:ascii="Times New Roman" w:hAnsi="Times New Roman" w:eastAsia="Times New Roman" w:cs="Times New Roman"/>
          <w:noProof w:val="0"/>
          <w:sz w:val="24"/>
          <w:szCs w:val="24"/>
          <w:lang w:val="hr-HR"/>
        </w:rPr>
        <w:t>osnovno objašnjenje korištenja svakog implementiranog algoritma</w:t>
      </w:r>
    </w:p>
    <w:p w:rsidR="0633BBF0" w:rsidP="3FC64000" w:rsidRDefault="0633BBF0" w14:paraId="18DD5F0F" w14:textId="600C35E9">
      <w:pPr>
        <w:pStyle w:val="ListParagraph"/>
        <w:numPr>
          <w:ilvl w:val="0"/>
          <w:numId w:val="28"/>
        </w:numPr>
        <w:bidi w:val="0"/>
        <w:spacing w:before="0" w:beforeAutospacing="off" w:after="0" w:afterAutospacing="off"/>
        <w:rPr>
          <w:rFonts w:ascii="Times New Roman" w:hAnsi="Times New Roman" w:eastAsia="Times New Roman" w:cs="Times New Roman"/>
          <w:noProof w:val="0"/>
          <w:sz w:val="24"/>
          <w:szCs w:val="24"/>
          <w:lang w:val="hr-HR"/>
        </w:rPr>
      </w:pPr>
      <w:r w:rsidRPr="3FC64000" w:rsidR="0633BBF0">
        <w:rPr>
          <w:rFonts w:ascii="Times New Roman" w:hAnsi="Times New Roman" w:eastAsia="Times New Roman" w:cs="Times New Roman"/>
          <w:noProof w:val="0"/>
          <w:sz w:val="24"/>
          <w:szCs w:val="24"/>
          <w:lang w:val="hr-HR"/>
        </w:rPr>
        <w:t>implementacija algoritama za detekciju izmjena</w:t>
      </w:r>
    </w:p>
    <w:p w:rsidR="0633BBF0" w:rsidP="3FC64000" w:rsidRDefault="0633BBF0" w14:paraId="70BA7C82" w14:textId="385EB320">
      <w:pPr>
        <w:pStyle w:val="ListParagraph"/>
        <w:numPr>
          <w:ilvl w:val="0"/>
          <w:numId w:val="28"/>
        </w:numPr>
        <w:bidi w:val="0"/>
        <w:spacing w:before="0" w:beforeAutospacing="off" w:after="0" w:afterAutospacing="off"/>
        <w:rPr>
          <w:rFonts w:ascii="Times New Roman" w:hAnsi="Times New Roman" w:eastAsia="Times New Roman" w:cs="Times New Roman"/>
          <w:noProof w:val="0"/>
          <w:sz w:val="24"/>
          <w:szCs w:val="24"/>
          <w:lang w:val="hr-HR"/>
        </w:rPr>
      </w:pPr>
      <w:r w:rsidRPr="3FC64000" w:rsidR="0633BBF0">
        <w:rPr>
          <w:rFonts w:ascii="Times New Roman" w:hAnsi="Times New Roman" w:eastAsia="Times New Roman" w:cs="Times New Roman"/>
          <w:noProof w:val="0"/>
          <w:sz w:val="24"/>
          <w:szCs w:val="24"/>
          <w:lang w:val="hr-HR"/>
        </w:rPr>
        <w:t>implementacija algoritama za oporavak slika</w:t>
      </w:r>
    </w:p>
    <w:p w:rsidR="0633BBF0" w:rsidP="3FC64000" w:rsidRDefault="0633BBF0" w14:paraId="64EB8637" w14:textId="3E50EBC8">
      <w:pPr>
        <w:bidi w:val="0"/>
        <w:spacing w:before="240" w:beforeAutospacing="off" w:after="240" w:afterAutospacing="off"/>
      </w:pPr>
      <w:r w:rsidRPr="669E0005" w:rsidR="0633BBF0">
        <w:rPr>
          <w:rFonts w:ascii="Times New Roman" w:hAnsi="Times New Roman" w:eastAsia="Times New Roman" w:cs="Times New Roman"/>
          <w:noProof w:val="0"/>
          <w:sz w:val="24"/>
          <w:szCs w:val="24"/>
          <w:lang w:val="hr-HR"/>
        </w:rPr>
        <w:t xml:space="preserve">Prvi dio služi kako bi korisnik dobio osnovno znanje o tome kad koji algoritam može pokazati korisne rezultate. Implementirane tehnike su birane tako da pokriju što veći raspon izmjena, što znači da svaka tehnika ima svoje tipove izmjena nad kojima najbolje radi. Uz to, neke tehnike zahtijevaju dodatne parametre, najčešće brojčane, koje korisnik mora dobro namjestiti da bi iz rezultata mogao nešto zaključiti. Iako se često mora isprobati više tih parametara da se dobije dobar rezultat, dana su objašnjenja kako svaki parametar funkcionira da bi korisnik dobio osnovni osjećaj o tome odakle da krene isprobavati. Također, jasno je naglašeno da niti jedan od ovih algoritama ne može samostalno poslužiti kao siguran dokaz detekcije, već da se može govoriti samo o tome da postoji mogućnost da se izmjena dogodila. Svi algoritmi detekcije trebali bi detektirati </w:t>
      </w:r>
      <w:r w:rsidRPr="669E0005" w:rsidR="0633BBF0">
        <w:rPr>
          <w:rFonts w:ascii="Times New Roman" w:hAnsi="Times New Roman" w:eastAsia="Times New Roman" w:cs="Times New Roman"/>
          <w:i w:val="1"/>
          <w:iCs w:val="1"/>
          <w:noProof w:val="0"/>
          <w:sz w:val="24"/>
          <w:szCs w:val="24"/>
          <w:lang w:val="hr-HR"/>
        </w:rPr>
        <w:t>copy-clone</w:t>
      </w:r>
      <w:r w:rsidRPr="669E0005" w:rsidR="0633BBF0">
        <w:rPr>
          <w:rFonts w:ascii="Times New Roman" w:hAnsi="Times New Roman" w:eastAsia="Times New Roman" w:cs="Times New Roman"/>
          <w:noProof w:val="0"/>
          <w:sz w:val="24"/>
          <w:szCs w:val="24"/>
          <w:lang w:val="hr-HR"/>
        </w:rPr>
        <w:t xml:space="preserve"> izmjenu, stoga je poželjno da se izmjena pokaže barem korištenjem dvaju algoritama kako bi se povećala sigurnost. Ipak, nije cilj da sva tri algoritma daju identičan rezultat jer postoje razlike u tome kakvu će </w:t>
      </w:r>
      <w:r w:rsidRPr="669E0005" w:rsidR="0633BBF0">
        <w:rPr>
          <w:rFonts w:ascii="Times New Roman" w:hAnsi="Times New Roman" w:eastAsia="Times New Roman" w:cs="Times New Roman"/>
          <w:i w:val="1"/>
          <w:iCs w:val="1"/>
          <w:noProof w:val="0"/>
          <w:sz w:val="24"/>
          <w:szCs w:val="24"/>
          <w:lang w:val="hr-HR"/>
        </w:rPr>
        <w:t>copy-clone</w:t>
      </w:r>
      <w:r w:rsidRPr="669E0005" w:rsidR="0633BBF0">
        <w:rPr>
          <w:rFonts w:ascii="Times New Roman" w:hAnsi="Times New Roman" w:eastAsia="Times New Roman" w:cs="Times New Roman"/>
          <w:noProof w:val="0"/>
          <w:sz w:val="24"/>
          <w:szCs w:val="24"/>
          <w:lang w:val="hr-HR"/>
        </w:rPr>
        <w:t xml:space="preserve"> izmjenu koji algoritam otkriti. Detalji o tome dani su u poglavlju 6.</w:t>
      </w:r>
    </w:p>
    <w:p w:rsidR="0633BBF0" w:rsidP="3FC64000" w:rsidRDefault="0633BBF0" w14:paraId="729C8B41" w14:textId="2E0333C6">
      <w:pPr>
        <w:bidi w:val="0"/>
        <w:spacing w:before="240" w:beforeAutospacing="off" w:after="240" w:afterAutospacing="off"/>
      </w:pPr>
      <w:r w:rsidRPr="3FC64000" w:rsidR="0633BBF0">
        <w:rPr>
          <w:rFonts w:ascii="Times New Roman" w:hAnsi="Times New Roman" w:eastAsia="Times New Roman" w:cs="Times New Roman"/>
          <w:noProof w:val="0"/>
          <w:sz w:val="24"/>
          <w:szCs w:val="24"/>
          <w:lang w:val="hr-HR"/>
        </w:rPr>
        <w:t xml:space="preserve">Drugi dio implementira alate za detekciju izmjena, a treći za njihov oporavak. Svi algoritmi implementirani su tako da se rezultat odmah izveze (engl. </w:t>
      </w:r>
      <w:r w:rsidRPr="3FC64000" w:rsidR="0633BBF0">
        <w:rPr>
          <w:rFonts w:ascii="Times New Roman" w:hAnsi="Times New Roman" w:eastAsia="Times New Roman" w:cs="Times New Roman"/>
          <w:i w:val="1"/>
          <w:iCs w:val="1"/>
          <w:noProof w:val="0"/>
          <w:sz w:val="24"/>
          <w:szCs w:val="24"/>
          <w:lang w:val="hr-HR"/>
        </w:rPr>
        <w:t>export</w:t>
      </w:r>
      <w:r w:rsidRPr="3FC64000" w:rsidR="0633BBF0">
        <w:rPr>
          <w:rFonts w:ascii="Times New Roman" w:hAnsi="Times New Roman" w:eastAsia="Times New Roman" w:cs="Times New Roman"/>
          <w:noProof w:val="0"/>
          <w:sz w:val="24"/>
          <w:szCs w:val="24"/>
          <w:lang w:val="hr-HR"/>
        </w:rPr>
        <w:t>) u datotečni sustav. Time se postiže mogućnost usporedbe rezultata više algoritama ili više kombinacija parametara istog algoritma, što je s forenzičke strane vrlo važno.</w:t>
      </w:r>
    </w:p>
    <w:p w:rsidR="0633BBF0" w:rsidP="3FC64000" w:rsidRDefault="0633BBF0" w14:paraId="0FE9FD06" w14:textId="5A4E27DE">
      <w:pPr>
        <w:bidi w:val="0"/>
        <w:spacing w:before="240" w:beforeAutospacing="off" w:after="240" w:afterAutospacing="off"/>
      </w:pPr>
      <w:r w:rsidRPr="3FC64000" w:rsidR="0633BBF0">
        <w:rPr>
          <w:rFonts w:ascii="Times New Roman" w:hAnsi="Times New Roman" w:eastAsia="Times New Roman" w:cs="Times New Roman"/>
          <w:noProof w:val="0"/>
          <w:sz w:val="24"/>
          <w:szCs w:val="24"/>
          <w:lang w:val="hr-HR"/>
        </w:rPr>
        <w:t xml:space="preserve">Također, ne postoji prijenos datoteka internetom, već se sve obrađuje i pohranjuje lokalno. To je s forenzičke strane iznimno važno. Naime, slika koja se analizira može biti dokaz, a svaki dokaz ima svoj tzv. lanac pripadnosti (engl. </w:t>
      </w:r>
      <w:r w:rsidRPr="3FC64000" w:rsidR="0633BBF0">
        <w:rPr>
          <w:rFonts w:ascii="Times New Roman" w:hAnsi="Times New Roman" w:eastAsia="Times New Roman" w:cs="Times New Roman"/>
          <w:i w:val="1"/>
          <w:iCs w:val="1"/>
          <w:noProof w:val="0"/>
          <w:sz w:val="24"/>
          <w:szCs w:val="24"/>
          <w:lang w:val="hr-HR"/>
        </w:rPr>
        <w:t>chain of custody</w:t>
      </w:r>
      <w:r w:rsidRPr="3FC64000" w:rsidR="0633BBF0">
        <w:rPr>
          <w:rFonts w:ascii="Times New Roman" w:hAnsi="Times New Roman" w:eastAsia="Times New Roman" w:cs="Times New Roman"/>
          <w:noProof w:val="0"/>
          <w:sz w:val="24"/>
          <w:szCs w:val="24"/>
          <w:lang w:val="hr-HR"/>
        </w:rPr>
        <w:t>). To znači da mora vrlo jasno biti naznačeno tko je sve imao pristup dokazu u kojem vremenskom periodu. Budući da je Internet inherentno nesigurna mreža, jednom kad se dokaz pošalje preko interneta više nije u potpunosti jasno tko mu je sve imao pristup. Usprkos enkripciji mreže, i dalje se može dogoditi da netko preslušava ili preusmjerava komunikaciju. Zato se dokazi još uvijek drže isključivo lokalno i ne dozvoljava se njihov prijenos preko mreže.</w:t>
      </w:r>
    </w:p>
    <w:p w:rsidR="3FC64000" w:rsidP="3FC64000" w:rsidRDefault="3FC64000" w14:paraId="49FC57B0" w14:textId="35F4A708">
      <w:pPr>
        <w:pStyle w:val="Normal"/>
        <w:bidi w:val="0"/>
        <w:rPr>
          <w:noProof w:val="0"/>
          <w:lang w:val="hr-HR"/>
        </w:rPr>
      </w:pPr>
    </w:p>
    <w:p w:rsidR="47BA70BA" w:rsidP="5E8D87B2" w:rsidRDefault="47BA70BA" w14:paraId="036B29E3" w14:textId="38D6AB9C">
      <w:pPr>
        <w:pStyle w:val="Heading2"/>
        <w:bidi w:val="0"/>
        <w:spacing w:before="299" w:beforeAutospacing="off" w:after="299" w:afterAutospacing="off"/>
        <w:rPr>
          <w:noProof w:val="0"/>
          <w:lang w:val="hr-HR"/>
        </w:rPr>
      </w:pPr>
      <w:bookmarkStart w:name="_Toc894758057" w:id="681276701"/>
      <w:r w:rsidRPr="0E19781F" w:rsidR="02A7F6F5">
        <w:rPr>
          <w:noProof w:val="0"/>
          <w:lang w:val="hr-HR"/>
        </w:rPr>
        <w:t>Implementacija alata</w:t>
      </w:r>
      <w:bookmarkEnd w:id="681276701"/>
    </w:p>
    <w:p w:rsidR="02A7F6F5" w:rsidP="3FC64000" w:rsidRDefault="02A7F6F5" w14:paraId="3B37E49B" w14:textId="2656741E">
      <w:pPr>
        <w:pStyle w:val="Normal"/>
        <w:bidi w:val="0"/>
        <w:spacing w:before="0" w:beforeAutospacing="off" w:after="240" w:afterAutospacing="off"/>
      </w:pPr>
      <w:r w:rsidRPr="3FC64000" w:rsidR="02A7F6F5">
        <w:rPr>
          <w:rFonts w:ascii="Times New Roman" w:hAnsi="Times New Roman" w:eastAsia="Times New Roman" w:cs="Times New Roman"/>
          <w:noProof w:val="0"/>
          <w:sz w:val="24"/>
          <w:szCs w:val="24"/>
          <w:lang w:val="hr-HR"/>
        </w:rPr>
        <w:t>Za implementaciju svih algoritama korišten je programski jezik Python koji je odabran zato što je trenutačno najčešće korišten jezik u procesiranju slika, a pritom nudi i implementaciju grafičkog sučelja.</w:t>
      </w:r>
      <w:r w:rsidRPr="3FC64000" w:rsidR="197BE249">
        <w:rPr>
          <w:rFonts w:ascii="Times New Roman" w:hAnsi="Times New Roman" w:eastAsia="Times New Roman" w:cs="Times New Roman"/>
          <w:noProof w:val="0"/>
          <w:sz w:val="24"/>
          <w:szCs w:val="24"/>
          <w:lang w:val="hr-HR"/>
        </w:rPr>
        <w:t xml:space="preserve"> Za razvoj alata korištena je verzija 3.12.3.</w:t>
      </w:r>
    </w:p>
    <w:p w:rsidR="02A7F6F5" w:rsidP="3FC64000" w:rsidRDefault="02A7F6F5" w14:paraId="4FC7E0AF" w14:textId="2416D8B4">
      <w:pPr>
        <w:bidi w:val="0"/>
        <w:spacing w:before="240" w:beforeAutospacing="off" w:after="240" w:afterAutospacing="off"/>
      </w:pPr>
      <w:r w:rsidRPr="3FC64000" w:rsidR="02A7F6F5">
        <w:rPr>
          <w:rFonts w:ascii="Times New Roman" w:hAnsi="Times New Roman" w:eastAsia="Times New Roman" w:cs="Times New Roman"/>
          <w:noProof w:val="0"/>
          <w:sz w:val="24"/>
          <w:szCs w:val="24"/>
          <w:lang w:val="hr-HR"/>
        </w:rPr>
        <w:t xml:space="preserve">Alat se može koristiti preko grafičkog sučelja ili naredbenog retka (engl. </w:t>
      </w:r>
      <w:r w:rsidRPr="3FC64000" w:rsidR="02A7F6F5">
        <w:rPr>
          <w:rFonts w:ascii="Times New Roman" w:hAnsi="Times New Roman" w:eastAsia="Times New Roman" w:cs="Times New Roman"/>
          <w:i w:val="1"/>
          <w:iCs w:val="1"/>
          <w:noProof w:val="0"/>
          <w:sz w:val="24"/>
          <w:szCs w:val="24"/>
          <w:lang w:val="hr-HR"/>
        </w:rPr>
        <w:t>command prompt</w:t>
      </w:r>
      <w:r w:rsidRPr="3FC64000" w:rsidR="02A7F6F5">
        <w:rPr>
          <w:rFonts w:ascii="Times New Roman" w:hAnsi="Times New Roman" w:eastAsia="Times New Roman" w:cs="Times New Roman"/>
          <w:noProof w:val="0"/>
          <w:sz w:val="24"/>
          <w:szCs w:val="24"/>
          <w:lang w:val="hr-HR"/>
        </w:rPr>
        <w:t>). Grafičko sučelje služi da bi se olakšalo korištenje onima koji nisu upoznati sa sintaksom naredbenog retka, ali i da bi se napisale jasnije poruke o grešci. Na grafičkom sučelju izvrši se provjera svih parametara prije nego što se krene u izvršavanje programa i korisniku se pruži jasna poruka o tome koji parametar je zadan u pogrešnom formatu. Ipak, grafičko sučelje unosi određenu latenciju, stoga iskusniji korisnici koji primjerice žele automatizirati neke zadatke ili ih jednostavno žele obaviti brže imaju mogućnost korištenja naredbenog retka. Naravno, da bi se pročitao uvod u korištenje, potrebno je pokrenuti grafičko sučelje, ali sve ostale značajke alata mogu se koristiti bez njega. Za implementaciju grafičkog sučelja odabrana je Pythonova biblioteka Tkinter.</w:t>
      </w:r>
    </w:p>
    <w:p w:rsidR="02A7F6F5" w:rsidP="3FC64000" w:rsidRDefault="02A7F6F5" w14:paraId="38383835" w14:textId="43719DB1">
      <w:pPr>
        <w:bidi w:val="0"/>
        <w:spacing w:before="240" w:beforeAutospacing="off" w:after="240" w:afterAutospacing="off"/>
      </w:pPr>
      <w:r w:rsidRPr="6BC51990" w:rsidR="02A7F6F5">
        <w:rPr>
          <w:rFonts w:ascii="Times New Roman" w:hAnsi="Times New Roman" w:eastAsia="Times New Roman" w:cs="Times New Roman"/>
          <w:noProof w:val="0"/>
          <w:sz w:val="24"/>
          <w:szCs w:val="24"/>
          <w:lang w:val="hr-HR"/>
        </w:rPr>
        <w:t xml:space="preserve">Svi algoritmi implementirani su na uniforman način. Za svaki treba relativnu putanju do ulazne slike. Program koji vrti grafičko sučelje nalazi se u korijenu (engl. </w:t>
      </w:r>
      <w:r w:rsidRPr="6BC51990" w:rsidR="02A7F6F5">
        <w:rPr>
          <w:rFonts w:ascii="Times New Roman" w:hAnsi="Times New Roman" w:eastAsia="Times New Roman" w:cs="Times New Roman"/>
          <w:i w:val="1"/>
          <w:iCs w:val="1"/>
          <w:noProof w:val="0"/>
          <w:sz w:val="24"/>
          <w:szCs w:val="24"/>
          <w:lang w:val="hr-HR"/>
        </w:rPr>
        <w:t>root</w:t>
      </w:r>
      <w:r w:rsidRPr="6BC51990" w:rsidR="02A7F6F5">
        <w:rPr>
          <w:rFonts w:ascii="Times New Roman" w:hAnsi="Times New Roman" w:eastAsia="Times New Roman" w:cs="Times New Roman"/>
          <w:noProof w:val="0"/>
          <w:sz w:val="24"/>
          <w:szCs w:val="24"/>
          <w:lang w:val="hr-HR"/>
        </w:rPr>
        <w:t xml:space="preserve">) projekta. Ako se projekt pokreće iz naredbenog retka, potrebno je prilagoditi svoju relativnu putanju. Jednostavnosti radi, može se koristiti i apsolutna putanja. Nakon što se odabere ulazna slika, potrebno je unijeti dodatne parametre, kao što su neke brojčane vrijednosti, </w:t>
      </w:r>
      <w:r w:rsidRPr="6BC51990" w:rsidR="4887DA11">
        <w:rPr>
          <w:rFonts w:ascii="Times New Roman" w:hAnsi="Times New Roman" w:eastAsia="Times New Roman" w:cs="Times New Roman"/>
          <w:noProof w:val="0"/>
          <w:sz w:val="24"/>
          <w:szCs w:val="24"/>
          <w:lang w:val="hr-HR"/>
        </w:rPr>
        <w:t xml:space="preserve">izbor metode </w:t>
      </w:r>
      <w:r w:rsidRPr="6BC51990" w:rsidR="02A7F6F5">
        <w:rPr>
          <w:rFonts w:ascii="Times New Roman" w:hAnsi="Times New Roman" w:eastAsia="Times New Roman" w:cs="Times New Roman"/>
          <w:noProof w:val="0"/>
          <w:sz w:val="24"/>
          <w:szCs w:val="24"/>
          <w:lang w:val="hr-HR"/>
        </w:rPr>
        <w:t xml:space="preserve">ako ih ima više i sl. Nakon unosa svih parametara pritišće se gumb “Start”. Ako postoji pogreška u parametrima, program će odmah javiti. Primjer takvih poruke vidljivi na </w:t>
      </w:r>
      <w:r w:rsidRPr="6BC51990" w:rsidR="02A7F6F5">
        <w:rPr>
          <w:rFonts w:ascii="Times New Roman" w:hAnsi="Times New Roman" w:eastAsia="Times New Roman" w:cs="Times New Roman"/>
          <w:b w:val="1"/>
          <w:bCs w:val="1"/>
          <w:noProof w:val="0"/>
          <w:sz w:val="24"/>
          <w:szCs w:val="24"/>
          <w:lang w:val="hr-HR"/>
        </w:rPr>
        <w:t>slikama 5.1.</w:t>
      </w:r>
      <w:r w:rsidRPr="6BC51990" w:rsidR="6239B52A">
        <w:rPr>
          <w:rFonts w:ascii="Times New Roman" w:hAnsi="Times New Roman" w:eastAsia="Times New Roman" w:cs="Times New Roman"/>
          <w:b w:val="1"/>
          <w:bCs w:val="1"/>
          <w:noProof w:val="0"/>
          <w:sz w:val="24"/>
          <w:szCs w:val="24"/>
          <w:lang w:val="hr-HR"/>
        </w:rPr>
        <w:t xml:space="preserve"> i</w:t>
      </w:r>
      <w:r w:rsidRPr="6BC51990" w:rsidR="02A7F6F5">
        <w:rPr>
          <w:rFonts w:ascii="Times New Roman" w:hAnsi="Times New Roman" w:eastAsia="Times New Roman" w:cs="Times New Roman"/>
          <w:b w:val="1"/>
          <w:bCs w:val="1"/>
          <w:noProof w:val="0"/>
          <w:sz w:val="24"/>
          <w:szCs w:val="24"/>
          <w:lang w:val="hr-HR"/>
        </w:rPr>
        <w:t xml:space="preserve"> 5.2.</w:t>
      </w:r>
      <w:r w:rsidRPr="6BC51990" w:rsidR="02A7F6F5">
        <w:rPr>
          <w:rFonts w:ascii="Times New Roman" w:hAnsi="Times New Roman" w:eastAsia="Times New Roman" w:cs="Times New Roman"/>
          <w:noProof w:val="0"/>
          <w:sz w:val="24"/>
          <w:szCs w:val="24"/>
          <w:lang w:val="hr-HR"/>
        </w:rPr>
        <w:t xml:space="preserve"> U suprotnom, program će dati poruku “</w:t>
      </w:r>
      <w:r w:rsidRPr="6BC51990" w:rsidR="02A7F6F5">
        <w:rPr>
          <w:rFonts w:ascii="Times New Roman" w:hAnsi="Times New Roman" w:eastAsia="Times New Roman" w:cs="Times New Roman"/>
          <w:noProof w:val="0"/>
          <w:sz w:val="24"/>
          <w:szCs w:val="24"/>
          <w:lang w:val="hr-HR"/>
        </w:rPr>
        <w:t>Success</w:t>
      </w:r>
      <w:r w:rsidRPr="6BC51990" w:rsidR="02A7F6F5">
        <w:rPr>
          <w:rFonts w:ascii="Times New Roman" w:hAnsi="Times New Roman" w:eastAsia="Times New Roman" w:cs="Times New Roman"/>
          <w:noProof w:val="0"/>
          <w:sz w:val="24"/>
          <w:szCs w:val="24"/>
          <w:lang w:val="hr-HR"/>
        </w:rPr>
        <w:t>”.</w:t>
      </w:r>
    </w:p>
    <w:p w:rsidR="2DC14F3D" w:rsidP="6BC51990" w:rsidRDefault="2DC14F3D" w14:paraId="74CA1587" w14:textId="01823E36">
      <w:pPr>
        <w:bidi w:val="0"/>
        <w:spacing w:before="240" w:beforeAutospacing="off" w:after="240" w:afterAutospacing="off"/>
        <w:jc w:val="center"/>
        <w:rPr>
          <w:rFonts w:ascii="Times New Roman" w:hAnsi="Times New Roman" w:eastAsia="Times New Roman" w:cs="Times New Roman"/>
          <w:noProof w:val="0"/>
          <w:sz w:val="24"/>
          <w:szCs w:val="24"/>
          <w:lang w:val="hr-HR"/>
        </w:rPr>
      </w:pPr>
      <w:r w:rsidR="2DC14F3D">
        <w:drawing>
          <wp:inline wp14:editId="0DE7751B" wp14:anchorId="081476DD">
            <wp:extent cx="5581650" cy="1457325"/>
            <wp:effectExtent l="0" t="0" r="0" b="0"/>
            <wp:docPr id="733777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3777456" name="Picture 733777456"/>
                    <pic:cNvPicPr/>
                  </pic:nvPicPr>
                  <pic:blipFill>
                    <a:blip xmlns:r="http://schemas.openxmlformats.org/officeDocument/2006/relationships" r:embed="rId49178279">
                      <a:extLst>
                        <a:ext uri="{28A0092B-C50C-407E-A947-70E740481C1C}">
                          <a14:useLocalDpi xmlns:a14="http://schemas.microsoft.com/office/drawing/2010/main"/>
                        </a:ext>
                      </a:extLst>
                    </a:blip>
                    <a:stretch>
                      <a:fillRect/>
                    </a:stretch>
                  </pic:blipFill>
                  <pic:spPr>
                    <a:xfrm>
                      <a:off x="0" y="0"/>
                      <a:ext cx="5581650" cy="1457325"/>
                    </a:xfrm>
                    <a:prstGeom prst="rect">
                      <a:avLst/>
                    </a:prstGeom>
                  </pic:spPr>
                </pic:pic>
              </a:graphicData>
            </a:graphic>
          </wp:inline>
        </w:drawing>
      </w:r>
      <w:r w:rsidRPr="6BC51990" w:rsidR="02A7F6F5">
        <w:rPr>
          <w:rFonts w:ascii="Times New Roman" w:hAnsi="Times New Roman" w:eastAsia="Times New Roman" w:cs="Times New Roman"/>
          <w:noProof w:val="0"/>
          <w:sz w:val="24"/>
          <w:szCs w:val="24"/>
          <w:lang w:val="hr-HR"/>
        </w:rPr>
        <w:t>Sl. 5.1 Primjer poruke pogreške jer uneseni parametar nije broj.</w:t>
      </w:r>
    </w:p>
    <w:p w:rsidR="7C35D20B" w:rsidP="6BC51990" w:rsidRDefault="7C35D20B" w14:paraId="43AB709A" w14:textId="683857DF">
      <w:pPr>
        <w:pStyle w:val="Normal"/>
        <w:bidi w:val="0"/>
        <w:spacing w:before="240" w:beforeAutospacing="off" w:after="240" w:afterAutospacing="off"/>
        <w:jc w:val="center"/>
        <w:rPr>
          <w:rFonts w:ascii="Times New Roman" w:hAnsi="Times New Roman" w:eastAsia="Times New Roman" w:cs="Times New Roman"/>
          <w:noProof w:val="0"/>
          <w:sz w:val="24"/>
          <w:szCs w:val="24"/>
          <w:lang w:val="hr-HR"/>
        </w:rPr>
      </w:pPr>
      <w:r w:rsidR="63EC2F06">
        <w:drawing>
          <wp:inline wp14:editId="77D37BA6" wp14:anchorId="5B3F419A">
            <wp:extent cx="5581650" cy="1409700"/>
            <wp:effectExtent l="0" t="0" r="0" b="0"/>
            <wp:docPr id="621715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715250" name="Picture 621715250"/>
                    <pic:cNvPicPr/>
                  </pic:nvPicPr>
                  <pic:blipFill>
                    <a:blip xmlns:r="http://schemas.openxmlformats.org/officeDocument/2006/relationships" r:embed="rId1916377197">
                      <a:extLst>
                        <a:ext uri="{28A0092B-C50C-407E-A947-70E740481C1C}">
                          <a14:useLocalDpi xmlns:a14="http://schemas.microsoft.com/office/drawing/2010/main"/>
                        </a:ext>
                      </a:extLst>
                    </a:blip>
                    <a:stretch>
                      <a:fillRect/>
                    </a:stretch>
                  </pic:blipFill>
                  <pic:spPr>
                    <a:xfrm>
                      <a:off x="0" y="0"/>
                      <a:ext cx="5581650" cy="1409700"/>
                    </a:xfrm>
                    <a:prstGeom prst="rect">
                      <a:avLst/>
                    </a:prstGeom>
                  </pic:spPr>
                </pic:pic>
              </a:graphicData>
            </a:graphic>
          </wp:inline>
        </w:drawing>
      </w:r>
      <w:r w:rsidRPr="6BC51990" w:rsidR="02A7F6F5">
        <w:rPr>
          <w:rFonts w:ascii="Times New Roman" w:hAnsi="Times New Roman" w:eastAsia="Times New Roman" w:cs="Times New Roman"/>
          <w:noProof w:val="0"/>
          <w:sz w:val="24"/>
          <w:szCs w:val="24"/>
          <w:lang w:val="hr-HR"/>
        </w:rPr>
        <w:t>Sl. 5.2 Primjer poruke pogreške jer uneseni parametar mora biti pozitivan broj.</w:t>
      </w:r>
    </w:p>
    <w:p w:rsidR="02A7F6F5" w:rsidP="3FC64000" w:rsidRDefault="02A7F6F5" w14:paraId="225298CB" w14:textId="61BE89D8">
      <w:pPr>
        <w:bidi w:val="0"/>
        <w:spacing w:before="240" w:beforeAutospacing="off" w:after="240" w:afterAutospacing="off"/>
      </w:pPr>
      <w:r w:rsidRPr="3FC64000" w:rsidR="02A7F6F5">
        <w:rPr>
          <w:rFonts w:ascii="Times New Roman" w:hAnsi="Times New Roman" w:eastAsia="Times New Roman" w:cs="Times New Roman"/>
          <w:noProof w:val="0"/>
          <w:sz w:val="24"/>
          <w:szCs w:val="24"/>
          <w:lang w:val="hr-HR"/>
        </w:rPr>
        <w:t xml:space="preserve">Korisnik ne mora unositi ime izlazne slike jer se ono automatski generira. Nazivlje rezultantnih slika je također uniformno. Na naziv slike dodaje se donja crta (engl. </w:t>
      </w:r>
      <w:r w:rsidRPr="3FC64000" w:rsidR="02A7F6F5">
        <w:rPr>
          <w:rFonts w:ascii="Times New Roman" w:hAnsi="Times New Roman" w:eastAsia="Times New Roman" w:cs="Times New Roman"/>
          <w:i w:val="1"/>
          <w:iCs w:val="1"/>
          <w:noProof w:val="0"/>
          <w:sz w:val="24"/>
          <w:szCs w:val="24"/>
          <w:lang w:val="hr-HR"/>
        </w:rPr>
        <w:t>underscore</w:t>
      </w:r>
      <w:r w:rsidRPr="3FC64000" w:rsidR="02A7F6F5">
        <w:rPr>
          <w:rFonts w:ascii="Times New Roman" w:hAnsi="Times New Roman" w:eastAsia="Times New Roman" w:cs="Times New Roman"/>
          <w:noProof w:val="0"/>
          <w:sz w:val="24"/>
          <w:szCs w:val="24"/>
          <w:lang w:val="hr-HR"/>
        </w:rPr>
        <w:t>), zatim naziv korištenog algoritma te, ako postoje, parametri algoritma koji su također odvojeni donjom crtom. Ciljevi ovakvog nazivlja su:</w:t>
      </w:r>
    </w:p>
    <w:p w:rsidR="02A7F6F5" w:rsidP="3FC64000" w:rsidRDefault="02A7F6F5" w14:paraId="11A667D4" w14:textId="3F7E751D">
      <w:pPr>
        <w:pStyle w:val="ListParagraph"/>
        <w:numPr>
          <w:ilvl w:val="0"/>
          <w:numId w:val="29"/>
        </w:numPr>
        <w:bidi w:val="0"/>
        <w:spacing w:before="0" w:beforeAutospacing="off" w:after="0" w:afterAutospacing="off"/>
        <w:rPr>
          <w:rFonts w:ascii="Times New Roman" w:hAnsi="Times New Roman" w:eastAsia="Times New Roman" w:cs="Times New Roman"/>
          <w:noProof w:val="0"/>
          <w:sz w:val="24"/>
          <w:szCs w:val="24"/>
          <w:lang w:val="hr-HR"/>
        </w:rPr>
      </w:pPr>
      <w:r w:rsidRPr="3FC64000" w:rsidR="02A7F6F5">
        <w:rPr>
          <w:rFonts w:ascii="Times New Roman" w:hAnsi="Times New Roman" w:eastAsia="Times New Roman" w:cs="Times New Roman"/>
          <w:b w:val="1"/>
          <w:bCs w:val="1"/>
          <w:noProof w:val="0"/>
          <w:sz w:val="24"/>
          <w:szCs w:val="24"/>
          <w:lang w:val="hr-HR"/>
        </w:rPr>
        <w:t>brže pronalaženje rezultantne datoteke</w:t>
      </w:r>
      <w:r w:rsidRPr="3FC64000" w:rsidR="02A7F6F5">
        <w:rPr>
          <w:rFonts w:ascii="Times New Roman" w:hAnsi="Times New Roman" w:eastAsia="Times New Roman" w:cs="Times New Roman"/>
          <w:noProof w:val="0"/>
          <w:sz w:val="24"/>
          <w:szCs w:val="24"/>
          <w:lang w:val="hr-HR"/>
        </w:rPr>
        <w:t xml:space="preserve"> jer će se pohraniti odmah pored ulazne slike</w:t>
      </w:r>
    </w:p>
    <w:p w:rsidR="02A7F6F5" w:rsidP="3FC64000" w:rsidRDefault="02A7F6F5" w14:paraId="3A0568DD" w14:textId="37FA1880">
      <w:pPr>
        <w:pStyle w:val="ListParagraph"/>
        <w:numPr>
          <w:ilvl w:val="0"/>
          <w:numId w:val="29"/>
        </w:numPr>
        <w:bidi w:val="0"/>
        <w:spacing w:before="0" w:beforeAutospacing="off" w:after="0" w:afterAutospacing="off"/>
        <w:rPr>
          <w:rFonts w:ascii="Times New Roman" w:hAnsi="Times New Roman" w:eastAsia="Times New Roman" w:cs="Times New Roman"/>
          <w:noProof w:val="0"/>
          <w:sz w:val="24"/>
          <w:szCs w:val="24"/>
          <w:lang w:val="hr-HR"/>
        </w:rPr>
      </w:pPr>
      <w:r w:rsidRPr="3FC64000" w:rsidR="02A7F6F5">
        <w:rPr>
          <w:rFonts w:ascii="Times New Roman" w:hAnsi="Times New Roman" w:eastAsia="Times New Roman" w:cs="Times New Roman"/>
          <w:b w:val="1"/>
          <w:bCs w:val="1"/>
          <w:noProof w:val="0"/>
          <w:sz w:val="24"/>
          <w:szCs w:val="24"/>
          <w:lang w:val="hr-HR"/>
        </w:rPr>
        <w:t>objedinjavanja rezultata</w:t>
      </w:r>
      <w:r w:rsidRPr="3FC64000" w:rsidR="02A7F6F5">
        <w:rPr>
          <w:rFonts w:ascii="Times New Roman" w:hAnsi="Times New Roman" w:eastAsia="Times New Roman" w:cs="Times New Roman"/>
          <w:noProof w:val="0"/>
          <w:sz w:val="24"/>
          <w:szCs w:val="24"/>
          <w:lang w:val="hr-HR"/>
        </w:rPr>
        <w:t xml:space="preserve"> koji su vezani za istu sliku</w:t>
      </w:r>
    </w:p>
    <w:p w:rsidR="02A7F6F5" w:rsidP="3FC64000" w:rsidRDefault="02A7F6F5" w14:paraId="5230ABAA" w14:textId="680752EB">
      <w:pPr>
        <w:pStyle w:val="ListParagraph"/>
        <w:numPr>
          <w:ilvl w:val="0"/>
          <w:numId w:val="29"/>
        </w:numPr>
        <w:bidi w:val="0"/>
        <w:spacing w:before="0" w:beforeAutospacing="off" w:after="0" w:afterAutospacing="off"/>
        <w:rPr>
          <w:rFonts w:ascii="Times New Roman" w:hAnsi="Times New Roman" w:eastAsia="Times New Roman" w:cs="Times New Roman"/>
          <w:noProof w:val="0"/>
          <w:sz w:val="24"/>
          <w:szCs w:val="24"/>
          <w:lang w:val="hr-HR"/>
        </w:rPr>
      </w:pPr>
      <w:r w:rsidRPr="3FC64000" w:rsidR="02A7F6F5">
        <w:rPr>
          <w:rFonts w:ascii="Times New Roman" w:hAnsi="Times New Roman" w:eastAsia="Times New Roman" w:cs="Times New Roman"/>
          <w:noProof w:val="0"/>
          <w:sz w:val="24"/>
          <w:szCs w:val="24"/>
          <w:lang w:val="hr-HR"/>
        </w:rPr>
        <w:t xml:space="preserve">jasni nazivi slika koji omogućuju </w:t>
      </w:r>
      <w:r w:rsidRPr="3FC64000" w:rsidR="02A7F6F5">
        <w:rPr>
          <w:rFonts w:ascii="Times New Roman" w:hAnsi="Times New Roman" w:eastAsia="Times New Roman" w:cs="Times New Roman"/>
          <w:b w:val="1"/>
          <w:bCs w:val="1"/>
          <w:noProof w:val="0"/>
          <w:sz w:val="24"/>
          <w:szCs w:val="24"/>
          <w:lang w:val="hr-HR"/>
        </w:rPr>
        <w:t>usporedbu rezultata različitih kombinacija parametara</w:t>
      </w:r>
      <w:r w:rsidRPr="3FC64000" w:rsidR="02A7F6F5">
        <w:rPr>
          <w:rFonts w:ascii="Times New Roman" w:hAnsi="Times New Roman" w:eastAsia="Times New Roman" w:cs="Times New Roman"/>
          <w:noProof w:val="0"/>
          <w:sz w:val="24"/>
          <w:szCs w:val="24"/>
          <w:lang w:val="hr-HR"/>
        </w:rPr>
        <w:t xml:space="preserve"> i različitih algoritama</w:t>
      </w:r>
    </w:p>
    <w:p w:rsidR="02A7F6F5" w:rsidP="3FC64000" w:rsidRDefault="02A7F6F5" w14:paraId="4AF74AA0" w14:textId="69315433">
      <w:pPr>
        <w:pStyle w:val="ListParagraph"/>
        <w:numPr>
          <w:ilvl w:val="0"/>
          <w:numId w:val="29"/>
        </w:numPr>
        <w:bidi w:val="0"/>
        <w:spacing w:before="0" w:beforeAutospacing="off" w:after="0" w:afterAutospacing="off"/>
        <w:rPr>
          <w:rFonts w:ascii="Times New Roman" w:hAnsi="Times New Roman" w:eastAsia="Times New Roman" w:cs="Times New Roman"/>
          <w:noProof w:val="0"/>
          <w:sz w:val="24"/>
          <w:szCs w:val="24"/>
          <w:lang w:val="hr-HR"/>
        </w:rPr>
      </w:pPr>
      <w:r w:rsidRPr="3FC64000" w:rsidR="02A7F6F5">
        <w:rPr>
          <w:rFonts w:ascii="Times New Roman" w:hAnsi="Times New Roman" w:eastAsia="Times New Roman" w:cs="Times New Roman"/>
          <w:b w:val="1"/>
          <w:bCs w:val="1"/>
          <w:noProof w:val="0"/>
          <w:sz w:val="24"/>
          <w:szCs w:val="24"/>
          <w:lang w:val="hr-HR"/>
        </w:rPr>
        <w:t>lakše korištenje</w:t>
      </w:r>
      <w:r w:rsidRPr="3FC64000" w:rsidR="02A7F6F5">
        <w:rPr>
          <w:rFonts w:ascii="Times New Roman" w:hAnsi="Times New Roman" w:eastAsia="Times New Roman" w:cs="Times New Roman"/>
          <w:noProof w:val="0"/>
          <w:sz w:val="24"/>
          <w:szCs w:val="24"/>
          <w:lang w:val="hr-HR"/>
        </w:rPr>
        <w:t xml:space="preserve"> jer se korisnika ne zamara smišljanjem naziva novonastalih datoteka</w:t>
      </w:r>
    </w:p>
    <w:p w:rsidR="02A7F6F5" w:rsidP="3FC64000" w:rsidRDefault="02A7F6F5" w14:paraId="0485FB60" w14:textId="0D6D4F99">
      <w:pPr>
        <w:bidi w:val="0"/>
        <w:spacing w:before="240" w:beforeAutospacing="off" w:after="240" w:afterAutospacing="off"/>
        <w:rPr>
          <w:rFonts w:ascii="Times New Roman" w:hAnsi="Times New Roman" w:eastAsia="Times New Roman" w:cs="Times New Roman"/>
          <w:noProof w:val="0"/>
          <w:sz w:val="24"/>
          <w:szCs w:val="24"/>
          <w:lang w:val="hr-HR"/>
        </w:rPr>
      </w:pPr>
      <w:r w:rsidRPr="3FC64000" w:rsidR="02A7F6F5">
        <w:rPr>
          <w:rFonts w:ascii="Times New Roman" w:hAnsi="Times New Roman" w:eastAsia="Times New Roman" w:cs="Times New Roman"/>
          <w:noProof w:val="0"/>
          <w:sz w:val="24"/>
          <w:szCs w:val="24"/>
          <w:lang w:val="hr-HR"/>
        </w:rPr>
        <w:t xml:space="preserve">Objašnjenje razloga korištenja ovakvog nazivlja dano je na </w:t>
      </w:r>
      <w:r w:rsidRPr="3FC64000" w:rsidR="02A7F6F5">
        <w:rPr>
          <w:rFonts w:ascii="Times New Roman" w:hAnsi="Times New Roman" w:eastAsia="Times New Roman" w:cs="Times New Roman"/>
          <w:b w:val="1"/>
          <w:bCs w:val="1"/>
          <w:noProof w:val="0"/>
          <w:sz w:val="24"/>
          <w:szCs w:val="24"/>
          <w:lang w:val="hr-HR"/>
        </w:rPr>
        <w:t>slici 5.</w:t>
      </w:r>
      <w:r w:rsidRPr="3FC64000" w:rsidR="082F89F3">
        <w:rPr>
          <w:rFonts w:ascii="Times New Roman" w:hAnsi="Times New Roman" w:eastAsia="Times New Roman" w:cs="Times New Roman"/>
          <w:b w:val="1"/>
          <w:bCs w:val="1"/>
          <w:noProof w:val="0"/>
          <w:sz w:val="24"/>
          <w:szCs w:val="24"/>
          <w:lang w:val="hr-HR"/>
        </w:rPr>
        <w:t>3.</w:t>
      </w:r>
    </w:p>
    <w:p w:rsidR="78F486C4" w:rsidP="6BC51990" w:rsidRDefault="78F486C4" w14:paraId="0BCE7DB6" w14:textId="5BB45A8F">
      <w:pPr>
        <w:pStyle w:val="Normal"/>
        <w:bidi w:val="0"/>
        <w:spacing w:before="240" w:beforeAutospacing="off" w:after="240" w:afterAutospacing="off"/>
        <w:jc w:val="center"/>
        <w:rPr>
          <w:rFonts w:ascii="Times New Roman" w:hAnsi="Times New Roman" w:eastAsia="Times New Roman" w:cs="Times New Roman"/>
          <w:noProof w:val="0"/>
          <w:sz w:val="24"/>
          <w:szCs w:val="24"/>
          <w:lang w:val="hr-HR"/>
        </w:rPr>
      </w:pPr>
      <w:r w:rsidR="78F486C4">
        <w:drawing>
          <wp:inline wp14:editId="72229D51" wp14:anchorId="4CBFEA47">
            <wp:extent cx="6107865" cy="1688522"/>
            <wp:effectExtent l="0" t="0" r="0" b="0"/>
            <wp:docPr id="452046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046915" name="Picture 452046915"/>
                    <pic:cNvPicPr/>
                  </pic:nvPicPr>
                  <pic:blipFill>
                    <a:blip xmlns:r="http://schemas.openxmlformats.org/officeDocument/2006/relationships" r:embed="rId1317357462">
                      <a:extLst>
                        <a:ext uri="{28A0092B-C50C-407E-A947-70E740481C1C}">
                          <a14:useLocalDpi xmlns:a14="http://schemas.microsoft.com/office/drawing/2010/main"/>
                        </a:ext>
                      </a:extLst>
                    </a:blip>
                    <a:stretch>
                      <a:fillRect/>
                    </a:stretch>
                  </pic:blipFill>
                  <pic:spPr>
                    <a:xfrm rot="0">
                      <a:off x="0" y="0"/>
                      <a:ext cx="6107865" cy="1688522"/>
                    </a:xfrm>
                    <a:prstGeom prst="rect">
                      <a:avLst/>
                    </a:prstGeom>
                  </pic:spPr>
                </pic:pic>
              </a:graphicData>
            </a:graphic>
          </wp:inline>
        </w:drawing>
      </w:r>
      <w:r w:rsidRPr="6BC51990" w:rsidR="2C413FCC">
        <w:rPr>
          <w:rFonts w:ascii="Times New Roman" w:hAnsi="Times New Roman" w:eastAsia="Times New Roman" w:cs="Times New Roman"/>
          <w:noProof w:val="0"/>
          <w:sz w:val="24"/>
          <w:szCs w:val="24"/>
          <w:lang w:val="hr-HR"/>
        </w:rPr>
        <w:t>Sl. 5.3 Primjer izgleda svih rezultata nakon korištenja algoritma promjene veličine s različitim metodama</w:t>
      </w:r>
    </w:p>
    <w:p w:rsidR="41DDF16E" w:rsidP="3FC64000" w:rsidRDefault="41DDF16E" w14:paraId="45E801A6" w14:textId="1F8342D6">
      <w:pPr>
        <w:pStyle w:val="Normal"/>
        <w:bidi w:val="0"/>
        <w:spacing w:before="240" w:beforeAutospacing="off" w:after="240" w:afterAutospacing="off"/>
        <w:rPr>
          <w:rFonts w:ascii="Times New Roman" w:hAnsi="Times New Roman" w:eastAsia="Times New Roman" w:cs="Times New Roman"/>
          <w:noProof w:val="0"/>
          <w:sz w:val="24"/>
          <w:szCs w:val="24"/>
          <w:lang w:val="hr-HR"/>
        </w:rPr>
      </w:pPr>
      <w:r w:rsidRPr="6BC51990" w:rsidR="41DDF16E">
        <w:rPr>
          <w:rFonts w:ascii="Times New Roman" w:hAnsi="Times New Roman" w:eastAsia="Times New Roman" w:cs="Times New Roman"/>
          <w:noProof w:val="0"/>
          <w:sz w:val="24"/>
          <w:szCs w:val="24"/>
          <w:lang w:val="hr-HR"/>
        </w:rPr>
        <w:t>Također, pojedini parametri mogu imati samo neki unaprijed zadan skup vrijednosti koje mogu poprimiti. To mogu biti različite metode nekog algoritma ili primjerice boja maske kao što je to slučaj u algoritm</w:t>
      </w:r>
      <w:r w:rsidRPr="6BC51990" w:rsidR="124C6C85">
        <w:rPr>
          <w:rFonts w:ascii="Times New Roman" w:hAnsi="Times New Roman" w:eastAsia="Times New Roman" w:cs="Times New Roman"/>
          <w:noProof w:val="0"/>
          <w:sz w:val="24"/>
          <w:szCs w:val="24"/>
          <w:lang w:val="hr-HR"/>
        </w:rPr>
        <w:t>u</w:t>
      </w:r>
      <w:r w:rsidRPr="6BC51990" w:rsidR="41DDF16E">
        <w:rPr>
          <w:rFonts w:ascii="Times New Roman" w:hAnsi="Times New Roman" w:eastAsia="Times New Roman" w:cs="Times New Roman"/>
          <w:noProof w:val="0"/>
          <w:sz w:val="24"/>
          <w:szCs w:val="24"/>
          <w:lang w:val="hr-HR"/>
        </w:rPr>
        <w:t xml:space="preserve"> </w:t>
      </w:r>
      <w:r w:rsidRPr="6BC51990" w:rsidR="41DDF16E">
        <w:rPr>
          <w:rFonts w:ascii="Times New Roman" w:hAnsi="Times New Roman" w:eastAsia="Times New Roman" w:cs="Times New Roman"/>
          <w:noProof w:val="0"/>
          <w:sz w:val="24"/>
          <w:szCs w:val="24"/>
          <w:lang w:val="hr-HR"/>
        </w:rPr>
        <w:t>PatchMatch</w:t>
      </w:r>
      <w:r w:rsidRPr="6BC51990" w:rsidR="41DDF16E">
        <w:rPr>
          <w:rFonts w:ascii="Times New Roman" w:hAnsi="Times New Roman" w:eastAsia="Times New Roman" w:cs="Times New Roman"/>
          <w:noProof w:val="0"/>
          <w:sz w:val="24"/>
          <w:szCs w:val="24"/>
          <w:lang w:val="hr-HR"/>
        </w:rPr>
        <w:t xml:space="preserve">. Da bi se spriječila mogućnost korisnikove pogreške pri zadavanju takvog parametra, umjesto običnog tekstualnog polja dodani su padajući izbornici (engl. </w:t>
      </w:r>
      <w:r w:rsidRPr="6BC51990" w:rsidR="41DDF16E">
        <w:rPr>
          <w:rFonts w:ascii="Times New Roman" w:hAnsi="Times New Roman" w:eastAsia="Times New Roman" w:cs="Times New Roman"/>
          <w:i w:val="1"/>
          <w:iCs w:val="1"/>
          <w:noProof w:val="0"/>
          <w:sz w:val="24"/>
          <w:szCs w:val="24"/>
          <w:lang w:val="hr-HR"/>
        </w:rPr>
        <w:t>dropdown</w:t>
      </w:r>
      <w:r w:rsidRPr="6BC51990" w:rsidR="41DDF16E">
        <w:rPr>
          <w:rFonts w:ascii="Times New Roman" w:hAnsi="Times New Roman" w:eastAsia="Times New Roman" w:cs="Times New Roman"/>
          <w:i w:val="1"/>
          <w:iCs w:val="1"/>
          <w:noProof w:val="0"/>
          <w:sz w:val="24"/>
          <w:szCs w:val="24"/>
          <w:lang w:val="hr-HR"/>
        </w:rPr>
        <w:t xml:space="preserve"> </w:t>
      </w:r>
      <w:r w:rsidRPr="6BC51990" w:rsidR="41DDF16E">
        <w:rPr>
          <w:rFonts w:ascii="Times New Roman" w:hAnsi="Times New Roman" w:eastAsia="Times New Roman" w:cs="Times New Roman"/>
          <w:i w:val="1"/>
          <w:iCs w:val="1"/>
          <w:noProof w:val="0"/>
          <w:sz w:val="24"/>
          <w:szCs w:val="24"/>
          <w:lang w:val="hr-HR"/>
        </w:rPr>
        <w:t>menu</w:t>
      </w:r>
      <w:r w:rsidRPr="6BC51990" w:rsidR="41DDF16E">
        <w:rPr>
          <w:rFonts w:ascii="Times New Roman" w:hAnsi="Times New Roman" w:eastAsia="Times New Roman" w:cs="Times New Roman"/>
          <w:noProof w:val="0"/>
          <w:sz w:val="24"/>
          <w:szCs w:val="24"/>
          <w:lang w:val="hr-HR"/>
        </w:rPr>
        <w:t xml:space="preserve">). Primjer takvog izbornika </w:t>
      </w:r>
      <w:r w:rsidRPr="6BC51990" w:rsidR="5A3BEBF3">
        <w:rPr>
          <w:rFonts w:ascii="Times New Roman" w:hAnsi="Times New Roman" w:eastAsia="Times New Roman" w:cs="Times New Roman"/>
          <w:noProof w:val="0"/>
          <w:sz w:val="24"/>
          <w:szCs w:val="24"/>
          <w:lang w:val="hr-HR"/>
        </w:rPr>
        <w:t>dan je</w:t>
      </w:r>
      <w:r w:rsidRPr="6BC51990" w:rsidR="41DDF16E">
        <w:rPr>
          <w:rFonts w:ascii="Times New Roman" w:hAnsi="Times New Roman" w:eastAsia="Times New Roman" w:cs="Times New Roman"/>
          <w:noProof w:val="0"/>
          <w:sz w:val="24"/>
          <w:szCs w:val="24"/>
          <w:lang w:val="hr-HR"/>
        </w:rPr>
        <w:t xml:space="preserve"> na </w:t>
      </w:r>
      <w:r w:rsidRPr="6BC51990" w:rsidR="41DDF16E">
        <w:rPr>
          <w:rFonts w:ascii="Times New Roman" w:hAnsi="Times New Roman" w:eastAsia="Times New Roman" w:cs="Times New Roman"/>
          <w:b w:val="1"/>
          <w:bCs w:val="1"/>
          <w:noProof w:val="0"/>
          <w:sz w:val="24"/>
          <w:szCs w:val="24"/>
          <w:lang w:val="hr-HR"/>
        </w:rPr>
        <w:t>slici 5.4.</w:t>
      </w:r>
    </w:p>
    <w:p w:rsidR="41DDF16E" w:rsidP="6BC51990" w:rsidRDefault="41DDF16E" w14:paraId="059FEE88" w14:textId="70230811">
      <w:pPr>
        <w:pStyle w:val="Normal"/>
        <w:bidi w:val="0"/>
        <w:spacing w:before="240" w:beforeAutospacing="off" w:after="240" w:afterAutospacing="off"/>
        <w:jc w:val="center"/>
        <w:rPr>
          <w:rFonts w:ascii="Times New Roman" w:hAnsi="Times New Roman" w:eastAsia="Times New Roman" w:cs="Times New Roman"/>
          <w:b w:val="1"/>
          <w:bCs w:val="1"/>
          <w:noProof w:val="0"/>
          <w:sz w:val="24"/>
          <w:szCs w:val="24"/>
          <w:lang w:val="hr-HR"/>
        </w:rPr>
      </w:pPr>
      <w:r w:rsidR="41DDF16E">
        <w:drawing>
          <wp:inline wp14:editId="1DF3C71A" wp14:anchorId="49BBE4F2">
            <wp:extent cx="5753100" cy="1845704"/>
            <wp:effectExtent l="0" t="0" r="0" b="0"/>
            <wp:docPr id="1371994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1994226" name="Picture 1371994226"/>
                    <pic:cNvPicPr/>
                  </pic:nvPicPr>
                  <pic:blipFill>
                    <a:blip xmlns:r="http://schemas.openxmlformats.org/officeDocument/2006/relationships" r:embed="rId116100530">
                      <a:extLst>
                        <a:ext uri="{28A0092B-C50C-407E-A947-70E740481C1C}">
                          <a14:useLocalDpi xmlns:a14="http://schemas.microsoft.com/office/drawing/2010/main"/>
                        </a:ext>
                      </a:extLst>
                    </a:blip>
                    <a:stretch>
                      <a:fillRect/>
                    </a:stretch>
                  </pic:blipFill>
                  <pic:spPr>
                    <a:xfrm rot="0">
                      <a:off x="0" y="0"/>
                      <a:ext cx="5753100" cy="1845704"/>
                    </a:xfrm>
                    <a:prstGeom prst="rect">
                      <a:avLst/>
                    </a:prstGeom>
                  </pic:spPr>
                </pic:pic>
              </a:graphicData>
            </a:graphic>
          </wp:inline>
        </w:drawing>
      </w:r>
      <w:r w:rsidRPr="6BC51990" w:rsidR="41DDF16E">
        <w:rPr>
          <w:rFonts w:ascii="Times New Roman" w:hAnsi="Times New Roman" w:eastAsia="Times New Roman" w:cs="Times New Roman"/>
          <w:noProof w:val="0"/>
          <w:sz w:val="24"/>
          <w:szCs w:val="24"/>
          <w:lang w:val="hr-HR"/>
        </w:rPr>
        <w:t>Sl. 5.4. Primjer padajućeg izbornika za izbor metode izoštravanja slike.</w:t>
      </w:r>
    </w:p>
    <w:p w:rsidR="41DDF16E" w:rsidP="3FC64000" w:rsidRDefault="41DDF16E" w14:paraId="1A03661C" w14:textId="077EF390">
      <w:pPr>
        <w:bidi w:val="0"/>
        <w:spacing w:before="240" w:beforeAutospacing="off" w:after="240" w:afterAutospacing="off"/>
      </w:pPr>
      <w:r w:rsidRPr="3FC64000" w:rsidR="41DDF16E">
        <w:rPr>
          <w:rFonts w:ascii="Times New Roman" w:hAnsi="Times New Roman" w:eastAsia="Times New Roman" w:cs="Times New Roman"/>
          <w:noProof w:val="0"/>
          <w:sz w:val="24"/>
          <w:szCs w:val="24"/>
          <w:lang w:val="hr-HR"/>
        </w:rPr>
        <w:t>Usprkos postojanju padajućeg izbornika, provjere ispravnosti parametra moraju se odraditi i u programu radi mogućnosti pogreške pri korištenju alata iz naredbenog retka.</w:t>
      </w:r>
    </w:p>
    <w:p w:rsidR="41DDF16E" w:rsidP="3FC64000" w:rsidRDefault="41DDF16E" w14:paraId="607109DF" w14:textId="4B8A90F7">
      <w:pPr>
        <w:bidi w:val="0"/>
        <w:spacing w:before="240" w:beforeAutospacing="off" w:after="240" w:afterAutospacing="off"/>
      </w:pPr>
      <w:r w:rsidRPr="669E0005" w:rsidR="41DDF16E">
        <w:rPr>
          <w:rFonts w:ascii="Times New Roman" w:hAnsi="Times New Roman" w:eastAsia="Times New Roman" w:cs="Times New Roman"/>
          <w:noProof w:val="0"/>
          <w:sz w:val="24"/>
          <w:szCs w:val="24"/>
          <w:lang w:val="hr-HR"/>
        </w:rPr>
        <w:t xml:space="preserve">Za čitanje, pohranu i obradu slika korištene su biblioteka </w:t>
      </w:r>
      <w:r w:rsidRPr="669E0005" w:rsidR="41DDF16E">
        <w:rPr>
          <w:rFonts w:ascii="Times New Roman" w:hAnsi="Times New Roman" w:eastAsia="Times New Roman" w:cs="Times New Roman"/>
          <w:noProof w:val="0"/>
          <w:sz w:val="24"/>
          <w:szCs w:val="24"/>
          <w:lang w:val="hr-HR"/>
        </w:rPr>
        <w:t>OpenCV</w:t>
      </w:r>
      <w:r w:rsidRPr="669E0005" w:rsidR="41DDF16E">
        <w:rPr>
          <w:rFonts w:ascii="Times New Roman" w:hAnsi="Times New Roman" w:eastAsia="Times New Roman" w:cs="Times New Roman"/>
          <w:noProof w:val="0"/>
          <w:sz w:val="24"/>
          <w:szCs w:val="24"/>
          <w:lang w:val="hr-HR"/>
        </w:rPr>
        <w:t xml:space="preserve"> (skraćeno od </w:t>
      </w:r>
      <w:r w:rsidRPr="669E0005" w:rsidR="41DDF16E">
        <w:rPr>
          <w:rFonts w:ascii="Times New Roman" w:hAnsi="Times New Roman" w:eastAsia="Times New Roman" w:cs="Times New Roman"/>
          <w:i w:val="1"/>
          <w:iCs w:val="1"/>
          <w:noProof w:val="0"/>
          <w:sz w:val="24"/>
          <w:szCs w:val="24"/>
          <w:lang w:val="hr-HR"/>
        </w:rPr>
        <w:t xml:space="preserve">Open Computer </w:t>
      </w:r>
      <w:r w:rsidRPr="669E0005" w:rsidR="41DDF16E">
        <w:rPr>
          <w:rFonts w:ascii="Times New Roman" w:hAnsi="Times New Roman" w:eastAsia="Times New Roman" w:cs="Times New Roman"/>
          <w:i w:val="1"/>
          <w:iCs w:val="1"/>
          <w:noProof w:val="0"/>
          <w:sz w:val="24"/>
          <w:szCs w:val="24"/>
          <w:lang w:val="hr-HR"/>
        </w:rPr>
        <w:t>Vision</w:t>
      </w:r>
      <w:r w:rsidRPr="669E0005" w:rsidR="41DDF16E">
        <w:rPr>
          <w:rFonts w:ascii="Times New Roman" w:hAnsi="Times New Roman" w:eastAsia="Times New Roman" w:cs="Times New Roman"/>
          <w:i w:val="1"/>
          <w:iCs w:val="1"/>
          <w:noProof w:val="0"/>
          <w:sz w:val="24"/>
          <w:szCs w:val="24"/>
          <w:lang w:val="hr-HR"/>
        </w:rPr>
        <w:t>)</w:t>
      </w:r>
      <w:r w:rsidRPr="669E0005" w:rsidR="41DDF16E">
        <w:rPr>
          <w:rFonts w:ascii="Times New Roman" w:hAnsi="Times New Roman" w:eastAsia="Times New Roman" w:cs="Times New Roman"/>
          <w:noProof w:val="0"/>
          <w:sz w:val="24"/>
          <w:szCs w:val="24"/>
          <w:lang w:val="hr-HR"/>
        </w:rPr>
        <w:t xml:space="preserve">, </w:t>
      </w:r>
      <w:r w:rsidRPr="669E0005" w:rsidR="41DDF16E">
        <w:rPr>
          <w:rFonts w:ascii="Times New Roman" w:hAnsi="Times New Roman" w:eastAsia="Times New Roman" w:cs="Times New Roman"/>
          <w:noProof w:val="0"/>
          <w:sz w:val="24"/>
          <w:szCs w:val="24"/>
          <w:lang w:val="hr-HR"/>
        </w:rPr>
        <w:t>ImageIO</w:t>
      </w:r>
      <w:r w:rsidRPr="669E0005" w:rsidR="41DDF16E">
        <w:rPr>
          <w:rFonts w:ascii="Times New Roman" w:hAnsi="Times New Roman" w:eastAsia="Times New Roman" w:cs="Times New Roman"/>
          <w:noProof w:val="0"/>
          <w:sz w:val="24"/>
          <w:szCs w:val="24"/>
          <w:lang w:val="hr-HR"/>
        </w:rPr>
        <w:t xml:space="preserve"> i </w:t>
      </w:r>
      <w:r w:rsidRPr="669E0005" w:rsidR="41DDF16E">
        <w:rPr>
          <w:rFonts w:ascii="Times New Roman" w:hAnsi="Times New Roman" w:eastAsia="Times New Roman" w:cs="Times New Roman"/>
          <w:noProof w:val="0"/>
          <w:sz w:val="24"/>
          <w:szCs w:val="24"/>
          <w:lang w:val="hr-HR"/>
        </w:rPr>
        <w:t>PyHeal</w:t>
      </w:r>
      <w:r w:rsidRPr="669E0005" w:rsidR="41DDF16E">
        <w:rPr>
          <w:rFonts w:ascii="Times New Roman" w:hAnsi="Times New Roman" w:eastAsia="Times New Roman" w:cs="Times New Roman"/>
          <w:noProof w:val="0"/>
          <w:sz w:val="24"/>
          <w:szCs w:val="24"/>
          <w:lang w:val="hr-HR"/>
        </w:rPr>
        <w:t>.</w:t>
      </w:r>
    </w:p>
    <w:p w:rsidR="3FC64000" w:rsidP="3FC64000" w:rsidRDefault="3FC64000" w14:paraId="065DE09C" w14:textId="487F4169">
      <w:pPr>
        <w:pStyle w:val="Normal"/>
        <w:bidi w:val="0"/>
        <w:rPr>
          <w:noProof w:val="0"/>
          <w:lang w:val="hr-HR"/>
        </w:rPr>
      </w:pPr>
    </w:p>
    <w:p w:rsidR="47BA70BA" w:rsidP="5E8D87B2" w:rsidRDefault="47BA70BA" w14:paraId="1AAD169A" w14:textId="74E49995">
      <w:pPr>
        <w:pStyle w:val="Heading1"/>
        <w:bidi w:val="0"/>
        <w:spacing w:before="322" w:beforeAutospacing="off" w:after="322" w:afterAutospacing="off"/>
        <w:rPr>
          <w:b w:val="1"/>
          <w:bCs w:val="1"/>
          <w:noProof w:val="0"/>
          <w:lang w:val="hr-HR"/>
        </w:rPr>
      </w:pPr>
      <w:bookmarkStart w:name="_Toc1317948306" w:id="929951088"/>
      <w:r w:rsidRPr="0E19781F" w:rsidR="47BA70BA">
        <w:rPr>
          <w:b w:val="1"/>
          <w:bCs w:val="1"/>
          <w:noProof w:val="0"/>
          <w:lang w:val="hr-HR"/>
        </w:rPr>
        <w:t>Evaluacija</w:t>
      </w:r>
      <w:bookmarkEnd w:id="929951088"/>
    </w:p>
    <w:p w:rsidR="47BA70BA" w:rsidP="5E8D87B2" w:rsidRDefault="47BA70BA" w14:paraId="4C4354F8" w14:textId="208CAC1A">
      <w:pPr>
        <w:pStyle w:val="ListParagraph"/>
        <w:numPr>
          <w:ilvl w:val="0"/>
          <w:numId w:val="26"/>
        </w:numPr>
        <w:bidi w:val="0"/>
        <w:spacing w:before="240" w:beforeAutospacing="off" w:after="240" w:afterAutospacing="off"/>
        <w:rPr>
          <w:noProof w:val="0"/>
          <w:lang w:val="hr-HR"/>
        </w:rPr>
      </w:pPr>
      <w:r w:rsidRPr="5E8D87B2" w:rsidR="47BA70BA">
        <w:rPr>
          <w:noProof w:val="0"/>
          <w:lang w:val="hr-HR"/>
        </w:rPr>
        <w:t>postoje datasetovi oštećenih slika (a mogu ih i sama napraviti)</w:t>
      </w:r>
    </w:p>
    <w:p w:rsidR="47BA70BA" w:rsidP="5E8D87B2" w:rsidRDefault="47BA70BA" w14:paraId="71928E70" w14:textId="780733CD">
      <w:pPr>
        <w:pStyle w:val="ListParagraph"/>
        <w:numPr>
          <w:ilvl w:val="1"/>
          <w:numId w:val="26"/>
        </w:numPr>
        <w:bidi w:val="0"/>
        <w:spacing w:before="0" w:beforeAutospacing="off" w:after="0" w:afterAutospacing="off"/>
        <w:rPr>
          <w:noProof w:val="0"/>
          <w:lang w:val="hr-HR"/>
        </w:rPr>
      </w:pPr>
      <w:hyperlink r:id="R0dbb3048953e479d">
        <w:r w:rsidRPr="5E8D87B2" w:rsidR="47BA70BA">
          <w:rPr>
            <w:rStyle w:val="Hyperlink"/>
            <w:noProof w:val="0"/>
            <w:lang w:val="hr-HR"/>
          </w:rPr>
          <w:t>https://cfreds.nist.gov/</w:t>
        </w:r>
      </w:hyperlink>
    </w:p>
    <w:p w:rsidR="47BA70BA" w:rsidP="5E8D87B2" w:rsidRDefault="47BA70BA" w14:paraId="0615AC6F" w14:textId="7985671E">
      <w:pPr>
        <w:pStyle w:val="ListParagraph"/>
        <w:numPr>
          <w:ilvl w:val="1"/>
          <w:numId w:val="26"/>
        </w:numPr>
        <w:bidi w:val="0"/>
        <w:spacing w:before="0" w:beforeAutospacing="off" w:after="0" w:afterAutospacing="off"/>
        <w:rPr>
          <w:noProof w:val="0"/>
          <w:lang w:val="hr-HR"/>
        </w:rPr>
      </w:pPr>
      <w:hyperlink r:id="R922fa21532ec4598">
        <w:r w:rsidRPr="5E8D87B2" w:rsidR="47BA70BA">
          <w:rPr>
            <w:rStyle w:val="Hyperlink"/>
            <w:noProof w:val="0"/>
            <w:lang w:val="hr-HR"/>
          </w:rPr>
          <w:t>https://github.com/greatzh/Image-Forgery-Datasets-List/blob/main/README.md</w:t>
        </w:r>
      </w:hyperlink>
    </w:p>
    <w:p w:rsidR="47BA70BA" w:rsidP="5E8D87B2" w:rsidRDefault="47BA70BA" w14:paraId="28BB56EE" w14:textId="5FC6586F">
      <w:pPr>
        <w:bidi w:val="0"/>
        <w:spacing w:before="240" w:beforeAutospacing="off" w:after="240" w:afterAutospacing="off"/>
      </w:pPr>
      <w:hyperlink r:id="Rd28734daea7842af">
        <w:r w:rsidRPr="5E8D87B2" w:rsidR="47BA70BA">
          <w:rPr>
            <w:rStyle w:val="Hyperlink"/>
            <w:noProof w:val="0"/>
            <w:lang w:val="hr-HR"/>
          </w:rPr>
          <w:t>CFReDS Portal</w:t>
        </w:r>
      </w:hyperlink>
    </w:p>
    <w:p w:rsidR="47BA70BA" w:rsidP="5E8D87B2" w:rsidRDefault="47BA70BA" w14:paraId="371C236D" w14:textId="5282E35F">
      <w:pPr>
        <w:pStyle w:val="ListParagraph"/>
        <w:numPr>
          <w:ilvl w:val="1"/>
          <w:numId w:val="26"/>
        </w:numPr>
        <w:bidi w:val="0"/>
        <w:spacing w:before="0" w:beforeAutospacing="off" w:after="0" w:afterAutospacing="off"/>
        <w:rPr>
          <w:noProof w:val="0"/>
          <w:lang w:val="hr-HR"/>
        </w:rPr>
      </w:pPr>
      <w:hyperlink r:id="Rd1ae21c5711f43f3">
        <w:r w:rsidRPr="5E8D87B2" w:rsidR="47BA70BA">
          <w:rPr>
            <w:rStyle w:val="Hyperlink"/>
            <w:noProof w:val="0"/>
            <w:lang w:val="hr-HR"/>
          </w:rPr>
          <w:t>https://forensicstats.org/data/</w:t>
        </w:r>
      </w:hyperlink>
    </w:p>
    <w:p w:rsidR="47BA70BA" w:rsidP="5E8D87B2" w:rsidRDefault="47BA70BA" w14:paraId="204E20CB" w14:textId="5596F1DD">
      <w:pPr>
        <w:pStyle w:val="ListParagraph"/>
        <w:numPr>
          <w:ilvl w:val="0"/>
          <w:numId w:val="26"/>
        </w:numPr>
        <w:bidi w:val="0"/>
        <w:spacing w:before="240" w:beforeAutospacing="off" w:after="240" w:afterAutospacing="off"/>
        <w:rPr>
          <w:noProof w:val="0"/>
          <w:lang w:val="hr-HR"/>
        </w:rPr>
      </w:pPr>
      <w:r w:rsidRPr="5E8D87B2" w:rsidR="47BA70BA">
        <w:rPr>
          <w:noProof w:val="0"/>
          <w:lang w:val="hr-HR"/>
        </w:rPr>
        <w:t>nad svima provodim sve algortime i uspoređujem rezultate</w:t>
      </w:r>
    </w:p>
    <w:p w:rsidR="47BA70BA" w:rsidP="5E8D87B2" w:rsidRDefault="47BA70BA" w14:paraId="63374442" w14:textId="19DBC218">
      <w:pPr>
        <w:pStyle w:val="ListParagraph"/>
        <w:numPr>
          <w:ilvl w:val="1"/>
          <w:numId w:val="26"/>
        </w:numPr>
        <w:bidi w:val="0"/>
        <w:spacing w:before="0" w:beforeAutospacing="off" w:after="0" w:afterAutospacing="off"/>
        <w:rPr>
          <w:noProof w:val="0"/>
          <w:lang w:val="hr-HR"/>
        </w:rPr>
      </w:pPr>
      <w:r w:rsidRPr="5E8D87B2" w:rsidR="47BA70BA">
        <w:rPr>
          <w:noProof w:val="0"/>
          <w:lang w:val="hr-HR"/>
        </w:rPr>
        <w:t>zaključim koji radi na kakvim oštećenjima najbolje</w:t>
      </w:r>
    </w:p>
    <w:p w:rsidR="5E8D87B2" w:rsidP="5E8D87B2" w:rsidRDefault="5E8D87B2" w14:paraId="248D6406" w14:textId="23B1C74F">
      <w:pPr>
        <w:pStyle w:val="Normal"/>
        <w:bidi w:val="0"/>
        <w:rPr>
          <w:noProof w:val="0"/>
          <w:lang w:val="hr-HR"/>
        </w:rPr>
      </w:pPr>
    </w:p>
    <w:p w:rsidR="5E8D87B2" w:rsidP="5E8D87B2" w:rsidRDefault="5E8D87B2" w14:paraId="2F548AC2" w14:textId="6666DDA7">
      <w:pPr>
        <w:pStyle w:val="Normal"/>
        <w:rPr>
          <w:noProof w:val="0"/>
          <w:lang w:val="hr-HR"/>
        </w:rPr>
      </w:pPr>
    </w:p>
    <w:p w:rsidR="5E8D87B2" w:rsidP="5E8D87B2" w:rsidRDefault="5E8D87B2" w14:paraId="3FE45D43" w14:textId="69795CAE">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4454F1F5" w14:textId="6F4E96A2">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21DB75D8" w14:textId="37978039">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7EFCFB61" w14:textId="35C3F78E">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58129770" w14:textId="5F08776D">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2595B04D" w14:textId="5930C996">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11FB8D8D" w14:textId="494E1744">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3B0ECF81" w14:textId="57F7C796">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142530FA" w14:textId="02F423EE">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736FFEBE" w14:textId="0DF8DFC3">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3726108D" w14:textId="0600D1CB">
      <w:pPr>
        <w:pStyle w:val="Normal"/>
        <w:spacing w:before="240" w:beforeAutospacing="off" w:after="240" w:afterAutospacing="off"/>
        <w:jc w:val="left"/>
        <w:rPr>
          <w:rFonts w:ascii="Times New Roman" w:hAnsi="Times New Roman" w:eastAsia="Times New Roman" w:cs="Times New Roman"/>
          <w:noProof w:val="0"/>
          <w:sz w:val="24"/>
          <w:szCs w:val="24"/>
          <w:lang w:val="hr-HR"/>
        </w:rPr>
      </w:pPr>
    </w:p>
    <w:p w:rsidR="5E8D87B2" w:rsidP="5E8D87B2" w:rsidRDefault="5E8D87B2" w14:paraId="62BBE527" w14:textId="0A0378B0">
      <w:pPr>
        <w:spacing w:before="240" w:beforeAutospacing="off" w:after="240" w:afterAutospacing="off"/>
        <w:jc w:val="left"/>
        <w:rPr>
          <w:rFonts w:ascii="Times New Roman" w:hAnsi="Times New Roman" w:eastAsia="Times New Roman" w:cs="Times New Roman"/>
          <w:sz w:val="24"/>
          <w:szCs w:val="24"/>
        </w:rPr>
      </w:pPr>
    </w:p>
    <w:p w:rsidR="5E8D87B2" w:rsidP="5E8D87B2" w:rsidRDefault="5E8D87B2" w14:paraId="798E7DD1" w14:textId="5469EBA0">
      <w:pPr>
        <w:pStyle w:val="Normal"/>
        <w:spacing w:before="240" w:beforeAutospacing="off" w:after="240" w:afterAutospacing="off"/>
        <w:jc w:val="left"/>
        <w:rPr>
          <w:rFonts w:ascii="Times New Roman" w:hAnsi="Times New Roman" w:eastAsia="Times New Roman" w:cs="Times New Roman"/>
          <w:sz w:val="24"/>
          <w:szCs w:val="24"/>
        </w:rPr>
      </w:pPr>
    </w:p>
    <w:p w:rsidR="5E8D87B2" w:rsidP="5E8D87B2" w:rsidRDefault="5E8D87B2" w14:paraId="5C814E78" w14:textId="48B7D82A">
      <w:pPr>
        <w:pStyle w:val="Normal"/>
        <w:spacing w:before="240" w:beforeAutospacing="off" w:after="240" w:afterAutospacing="off"/>
        <w:jc w:val="left"/>
        <w:rPr>
          <w:rFonts w:ascii="Times New Roman" w:hAnsi="Times New Roman" w:eastAsia="Times New Roman" w:cs="Times New Roman"/>
          <w:sz w:val="24"/>
          <w:szCs w:val="24"/>
        </w:rPr>
      </w:pPr>
    </w:p>
    <w:p w:rsidR="5E8D87B2" w:rsidP="5E8D87B2" w:rsidRDefault="5E8D87B2" w14:paraId="0F2A6C52" w14:textId="6D0CEAD0">
      <w:pPr>
        <w:pStyle w:val="Normal"/>
        <w:spacing w:before="240" w:beforeAutospacing="off" w:after="240" w:afterAutospacing="off"/>
        <w:jc w:val="left"/>
        <w:rPr>
          <w:rFonts w:ascii="Times New Roman" w:hAnsi="Times New Roman" w:eastAsia="Times New Roman" w:cs="Times New Roman"/>
          <w:b w:val="0"/>
          <w:bCs w:val="0"/>
          <w:sz w:val="24"/>
          <w:szCs w:val="24"/>
        </w:rPr>
      </w:pPr>
    </w:p>
    <w:p w:rsidR="2DA5C35C" w:rsidP="2DA5C35C" w:rsidRDefault="2DA5C35C" w14:paraId="086BB9A8" w14:textId="260CBFAF">
      <w:pPr>
        <w:pStyle w:val="Normal"/>
        <w:spacing w:before="240" w:beforeAutospacing="off" w:after="240" w:afterAutospacing="off"/>
        <w:jc w:val="left"/>
        <w:rPr>
          <w:rFonts w:ascii="Times New Roman" w:hAnsi="Times New Roman" w:eastAsia="Times New Roman" w:cs="Times New Roman"/>
          <w:b w:val="0"/>
          <w:bCs w:val="0"/>
          <w:noProof w:val="0"/>
          <w:sz w:val="24"/>
          <w:szCs w:val="24"/>
          <w:lang w:val="hr-HR"/>
        </w:rPr>
      </w:pPr>
    </w:p>
    <w:p w:rsidR="2DA5C35C" w:rsidP="2DA5C35C" w:rsidRDefault="2DA5C35C" w14:paraId="002D29E4" w14:textId="1CBA459E">
      <w:pPr>
        <w:pStyle w:val="Normal"/>
        <w:spacing w:before="240" w:beforeAutospacing="off" w:after="240" w:afterAutospacing="off"/>
        <w:rPr>
          <w:rFonts w:ascii="Times New Roman" w:hAnsi="Times New Roman" w:eastAsia="Times New Roman" w:cs="Times New Roman"/>
          <w:b w:val="1"/>
          <w:bCs w:val="1"/>
          <w:noProof w:val="0"/>
          <w:sz w:val="24"/>
          <w:szCs w:val="24"/>
          <w:lang w:val="hr-HR"/>
        </w:rPr>
      </w:pPr>
    </w:p>
    <w:p xmlns:wp14="http://schemas.microsoft.com/office/word/2010/wordml" w:rsidR="003E2212" w:rsidP="5E8D87B2" w:rsidRDefault="003E2212" w14:paraId="3C7E4504" wp14:textId="437D0C68">
      <w:pPr>
        <w:pStyle w:val="Heading1"/>
        <w:numPr>
          <w:ilvl w:val="0"/>
          <w:numId w:val="0"/>
        </w:numPr>
        <w:spacing w:before="240" w:beforeAutospacing="off" w:after="240" w:afterAutospacing="off"/>
        <w:ind w:left="0"/>
      </w:pPr>
      <w:bookmarkStart w:name="_Toc824344022" w:id="565549130"/>
      <w:r w:rsidR="003E2212">
        <w:rPr/>
        <w:t>Zaključak</w:t>
      </w:r>
      <w:bookmarkEnd w:id="565549130"/>
    </w:p>
    <w:p xmlns:wp14="http://schemas.microsoft.com/office/word/2010/wordml" w:rsidR="003E2212" w:rsidRDefault="003E2212" w14:paraId="037FD195" wp14:textId="77777777">
      <w:r w:rsidR="003E2212">
        <w:rPr/>
        <w:t xml:space="preserve">Na kraju rada </w:t>
      </w:r>
      <w:r w:rsidR="006900E8">
        <w:rPr/>
        <w:t xml:space="preserve">piše se kratak </w:t>
      </w:r>
      <w:r w:rsidR="003E2212">
        <w:rPr/>
        <w:t>zaključak</w:t>
      </w:r>
      <w:r w:rsidR="006900E8">
        <w:rPr/>
        <w:t xml:space="preserve">, </w:t>
      </w:r>
      <w:r w:rsidR="003E2212">
        <w:rPr/>
        <w:t xml:space="preserve">duljine </w:t>
      </w:r>
      <w:r w:rsidR="00230001">
        <w:rPr/>
        <w:t>do najviše jedne stranice</w:t>
      </w:r>
      <w:r w:rsidR="003E2212">
        <w:rPr/>
        <w:t xml:space="preserve">. </w:t>
      </w:r>
    </w:p>
    <w:p xmlns:wp14="http://schemas.microsoft.com/office/word/2010/wordml" w:rsidR="003E2212" w:rsidRDefault="003E2212" w14:paraId="5B3EF4A0" wp14:textId="77777777">
      <w:pPr>
        <w:pStyle w:val="Heading1"/>
        <w:numPr>
          <w:ilvl w:val="0"/>
          <w:numId w:val="0"/>
        </w:numPr>
      </w:pPr>
      <w:bookmarkStart w:name="_Toc1171818775" w:id="1187594864"/>
      <w:r w:rsidR="003E2212">
        <w:rPr/>
        <w:t>Literatura</w:t>
      </w:r>
      <w:bookmarkEnd w:id="1187594864"/>
    </w:p>
    <w:p xmlns:wp14="http://schemas.microsoft.com/office/word/2010/wordml" w:rsidRPr="008602B8" w:rsidR="006A09EF" w:rsidP="5E8D87B2" w:rsidRDefault="006A09EF" w14:paraId="331A9D18" wp14:textId="4E93BDC7">
      <w:pPr>
        <w:spacing w:before="0" w:beforeAutospacing="off" w:after="240" w:afterAutospacing="off"/>
      </w:pPr>
      <w:r w:rsidRPr="5E8D87B2" w:rsidR="11AF18E5">
        <w:rPr>
          <w:rFonts w:ascii="Times New Roman" w:hAnsi="Times New Roman" w:eastAsia="Times New Roman" w:cs="Times New Roman"/>
          <w:noProof w:val="0"/>
          <w:sz w:val="24"/>
          <w:szCs w:val="24"/>
          <w:lang w:val="hr-HR"/>
        </w:rPr>
        <w:t xml:space="preserve">[1]J. Lee, S. Jeon, Y. Park, J. Chung, and D. Jeong, “A Forensic Methodology for Detecting Image Manipulations,” Aug. 09, 2023. doi: </w:t>
      </w:r>
      <w:hyperlink r:id="R2c3262911b1f4495">
        <w:r w:rsidRPr="5E8D87B2" w:rsidR="11AF18E5">
          <w:rPr>
            <w:rStyle w:val="Hyperlink"/>
            <w:rFonts w:ascii="Times New Roman" w:hAnsi="Times New Roman" w:eastAsia="Times New Roman" w:cs="Times New Roman"/>
            <w:noProof w:val="0"/>
            <w:sz w:val="24"/>
            <w:szCs w:val="24"/>
            <w:lang w:val="hr-HR"/>
          </w:rPr>
          <w:t>10.13089/JKIISC.2023.33.4.671</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0D586F9F" wp14:textId="3CC419C6">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[2]R. S. Khalaf and A. Varol, “Digital Forensics: Focusing on Image Forensics,” in </w:t>
      </w:r>
      <w:r w:rsidRPr="5E8D87B2" w:rsidR="11AF18E5">
        <w:rPr>
          <w:rFonts w:ascii="Times New Roman" w:hAnsi="Times New Roman" w:eastAsia="Times New Roman" w:cs="Times New Roman"/>
          <w:i w:val="1"/>
          <w:iCs w:val="1"/>
          <w:noProof w:val="0"/>
          <w:sz w:val="24"/>
          <w:szCs w:val="24"/>
          <w:lang w:val="hr-HR"/>
        </w:rPr>
        <w:t>2019 7th International Symposium on Digital Forensics and Security (ISDFS)</w:t>
      </w:r>
      <w:r w:rsidRPr="5E8D87B2" w:rsidR="11AF18E5">
        <w:rPr>
          <w:rFonts w:ascii="Times New Roman" w:hAnsi="Times New Roman" w:eastAsia="Times New Roman" w:cs="Times New Roman"/>
          <w:noProof w:val="0"/>
          <w:sz w:val="24"/>
          <w:szCs w:val="24"/>
          <w:lang w:val="hr-HR"/>
        </w:rPr>
        <w:t xml:space="preserve">, Barcelos, Portugal: IEEE, Jun. 2019, pp. 1–5. doi: </w:t>
      </w:r>
      <w:hyperlink r:id="R3de8c0944d89422b">
        <w:r w:rsidRPr="5E8D87B2" w:rsidR="11AF18E5">
          <w:rPr>
            <w:rStyle w:val="Hyperlink"/>
            <w:rFonts w:ascii="Times New Roman" w:hAnsi="Times New Roman" w:eastAsia="Times New Roman" w:cs="Times New Roman"/>
            <w:noProof w:val="0"/>
            <w:sz w:val="24"/>
            <w:szCs w:val="24"/>
            <w:lang w:val="hr-HR"/>
          </w:rPr>
          <w:t>10.1109/ISDFS.2019.8757557</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097FB17A" wp14:textId="4A55DB85">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[3] P. K. Singh, D. Kumar, and P. Ranjan, “A comprehensive review of deep learning techniques for image tampering detection,” </w:t>
      </w:r>
      <w:r w:rsidRPr="5E8D87B2" w:rsidR="11AF18E5">
        <w:rPr>
          <w:rFonts w:ascii="Times New Roman" w:hAnsi="Times New Roman" w:eastAsia="Times New Roman" w:cs="Times New Roman"/>
          <w:i w:val="1"/>
          <w:iCs w:val="1"/>
          <w:noProof w:val="0"/>
          <w:sz w:val="24"/>
          <w:szCs w:val="24"/>
          <w:lang w:val="hr-HR"/>
        </w:rPr>
        <w:t>Life Cycle Reliab Saf Eng</w:t>
      </w:r>
      <w:r w:rsidRPr="5E8D87B2" w:rsidR="11AF18E5">
        <w:rPr>
          <w:rFonts w:ascii="Times New Roman" w:hAnsi="Times New Roman" w:eastAsia="Times New Roman" w:cs="Times New Roman"/>
          <w:noProof w:val="0"/>
          <w:sz w:val="24"/>
          <w:szCs w:val="24"/>
          <w:lang w:val="hr-HR"/>
        </w:rPr>
        <w:t xml:space="preserve">, vol. 15, no. 1, pp. 87–102, Mar. 2026, doi: </w:t>
      </w:r>
      <w:hyperlink r:id="R3ab5fb86183e4a91">
        <w:r w:rsidRPr="5E8D87B2" w:rsidR="11AF18E5">
          <w:rPr>
            <w:rStyle w:val="Hyperlink"/>
            <w:rFonts w:ascii="Times New Roman" w:hAnsi="Times New Roman" w:eastAsia="Times New Roman" w:cs="Times New Roman"/>
            <w:noProof w:val="0"/>
            <w:sz w:val="24"/>
            <w:szCs w:val="24"/>
            <w:lang w:val="hr-HR"/>
          </w:rPr>
          <w:t>10.1007/s41872-025-00385-8</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527F050C" wp14:textId="4845EFD6">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[4] ‘Hrvatski jezični portal’. Accessed: Mar. 26, 2026. [Online]. Available: </w:t>
      </w:r>
      <w:hyperlink r:id="R163e491208eb422a">
        <w:r w:rsidRPr="5E8D87B2" w:rsidR="11AF18E5">
          <w:rPr>
            <w:rStyle w:val="Hyperlink"/>
            <w:rFonts w:ascii="Times New Roman" w:hAnsi="Times New Roman" w:eastAsia="Times New Roman" w:cs="Times New Roman"/>
            <w:noProof w:val="0"/>
            <w:sz w:val="24"/>
            <w:szCs w:val="24"/>
            <w:lang w:val="hr-HR"/>
          </w:rPr>
          <w:t>https://hjp.znanje.hr/</w:t>
        </w:r>
      </w:hyperlink>
    </w:p>
    <w:p xmlns:wp14="http://schemas.microsoft.com/office/word/2010/wordml" w:rsidRPr="008602B8" w:rsidR="006A09EF" w:rsidP="5E8D87B2" w:rsidRDefault="006A09EF" w14:paraId="2AD29BCB" wp14:textId="2002E4B9">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[5] H. R. Chennamma and B. Madhushree, “A comprehensive survey on image authentication for tamper detection with localization,” </w:t>
      </w:r>
      <w:r w:rsidRPr="5E8D87B2" w:rsidR="11AF18E5">
        <w:rPr>
          <w:rFonts w:ascii="Times New Roman" w:hAnsi="Times New Roman" w:eastAsia="Times New Roman" w:cs="Times New Roman"/>
          <w:i w:val="1"/>
          <w:iCs w:val="1"/>
          <w:noProof w:val="0"/>
          <w:sz w:val="24"/>
          <w:szCs w:val="24"/>
          <w:lang w:val="hr-HR"/>
        </w:rPr>
        <w:t>Multimed Tools Appl</w:t>
      </w:r>
      <w:r w:rsidRPr="5E8D87B2" w:rsidR="11AF18E5">
        <w:rPr>
          <w:rFonts w:ascii="Times New Roman" w:hAnsi="Times New Roman" w:eastAsia="Times New Roman" w:cs="Times New Roman"/>
          <w:noProof w:val="0"/>
          <w:sz w:val="24"/>
          <w:szCs w:val="24"/>
          <w:lang w:val="hr-HR"/>
        </w:rPr>
        <w:t xml:space="preserve">, vol. 82, no. 2, pp. 1873–1904, Jan. 2023, doi: </w:t>
      </w:r>
      <w:hyperlink r:id="R62960398e0cc44a1">
        <w:r w:rsidRPr="5E8D87B2" w:rsidR="11AF18E5">
          <w:rPr>
            <w:rStyle w:val="Hyperlink"/>
            <w:rFonts w:ascii="Times New Roman" w:hAnsi="Times New Roman" w:eastAsia="Times New Roman" w:cs="Times New Roman"/>
            <w:noProof w:val="0"/>
            <w:sz w:val="24"/>
            <w:szCs w:val="24"/>
            <w:lang w:val="hr-HR"/>
          </w:rPr>
          <w:t>10.1007/s11042-022-13312-1</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7A6DF0ED" wp14:textId="1A4E89AB">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[6] L. Bondi, L. Baroffio, D. Guera, P. Bestagini, E. J. Delp, and S. Tubaro, “First Steps Toward Camera Model Identification With Convolutional Neural Networks,” </w:t>
      </w:r>
      <w:r w:rsidRPr="5E8D87B2" w:rsidR="11AF18E5">
        <w:rPr>
          <w:rFonts w:ascii="Times New Roman" w:hAnsi="Times New Roman" w:eastAsia="Times New Roman" w:cs="Times New Roman"/>
          <w:i w:val="1"/>
          <w:iCs w:val="1"/>
          <w:noProof w:val="0"/>
          <w:sz w:val="24"/>
          <w:szCs w:val="24"/>
          <w:lang w:val="hr-HR"/>
        </w:rPr>
        <w:t>IEEE Signal Process. Lett.</w:t>
      </w:r>
      <w:r w:rsidRPr="5E8D87B2" w:rsidR="11AF18E5">
        <w:rPr>
          <w:rFonts w:ascii="Times New Roman" w:hAnsi="Times New Roman" w:eastAsia="Times New Roman" w:cs="Times New Roman"/>
          <w:noProof w:val="0"/>
          <w:sz w:val="24"/>
          <w:szCs w:val="24"/>
          <w:lang w:val="hr-HR"/>
        </w:rPr>
        <w:t xml:space="preserve">, vol. 24, no. 3, pp. 259–263, Mar. 2017, doi: </w:t>
      </w:r>
      <w:hyperlink r:id="R2a83bb7becb843b8">
        <w:r w:rsidRPr="5E8D87B2" w:rsidR="11AF18E5">
          <w:rPr>
            <w:rStyle w:val="Hyperlink"/>
            <w:rFonts w:ascii="Times New Roman" w:hAnsi="Times New Roman" w:eastAsia="Times New Roman" w:cs="Times New Roman"/>
            <w:noProof w:val="0"/>
            <w:sz w:val="24"/>
            <w:szCs w:val="24"/>
            <w:lang w:val="hr-HR"/>
          </w:rPr>
          <w:t>10.1109/LSP.2016.2641006</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5E6617DF" wp14:textId="28E2C454">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[7] [1]M. A. Qureshi and M. Deriche, ‘A bibliography of pixel-based blind image forgery detection techniques’, </w:t>
      </w:r>
      <w:r w:rsidRPr="5E8D87B2" w:rsidR="11AF18E5">
        <w:rPr>
          <w:rFonts w:ascii="Times New Roman" w:hAnsi="Times New Roman" w:eastAsia="Times New Roman" w:cs="Times New Roman"/>
          <w:i w:val="1"/>
          <w:iCs w:val="1"/>
          <w:noProof w:val="0"/>
          <w:sz w:val="24"/>
          <w:szCs w:val="24"/>
          <w:lang w:val="hr-HR"/>
        </w:rPr>
        <w:t>Signal Processing: Image Communication</w:t>
      </w:r>
      <w:r w:rsidRPr="5E8D87B2" w:rsidR="11AF18E5">
        <w:rPr>
          <w:rFonts w:ascii="Times New Roman" w:hAnsi="Times New Roman" w:eastAsia="Times New Roman" w:cs="Times New Roman"/>
          <w:noProof w:val="0"/>
          <w:sz w:val="24"/>
          <w:szCs w:val="24"/>
          <w:lang w:val="hr-HR"/>
        </w:rPr>
        <w:t xml:space="preserve">, vol. 39, pp. 46–74, Nov. 2015, doi: </w:t>
      </w:r>
      <w:hyperlink r:id="Ra769b5886f6d4953">
        <w:r w:rsidRPr="5E8D87B2" w:rsidR="11AF18E5">
          <w:rPr>
            <w:rStyle w:val="Hyperlink"/>
            <w:rFonts w:ascii="Times New Roman" w:hAnsi="Times New Roman" w:eastAsia="Times New Roman" w:cs="Times New Roman"/>
            <w:noProof w:val="0"/>
            <w:sz w:val="24"/>
            <w:szCs w:val="24"/>
            <w:lang w:val="hr-HR"/>
          </w:rPr>
          <w:t>10.1016/j.image.2015.08.008</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09655CDA" wp14:textId="34A5C3FC">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[8] L. Bondi, S. Lameri, D. Guera, P. Bestagini, E. J. Delp, and S. Tubaro, “Tampering Detection and Localization Through Clustering of Camera-Based CNN Features,” in </w:t>
      </w:r>
      <w:r w:rsidRPr="5E8D87B2" w:rsidR="11AF18E5">
        <w:rPr>
          <w:rFonts w:ascii="Times New Roman" w:hAnsi="Times New Roman" w:eastAsia="Times New Roman" w:cs="Times New Roman"/>
          <w:i w:val="1"/>
          <w:iCs w:val="1"/>
          <w:noProof w:val="0"/>
          <w:sz w:val="24"/>
          <w:szCs w:val="24"/>
          <w:lang w:val="hr-HR"/>
        </w:rPr>
        <w:t>2017 IEEE Conference on Computer Vision and Pattern Recognition Workshops (CVPRW)</w:t>
      </w:r>
      <w:r w:rsidRPr="5E8D87B2" w:rsidR="11AF18E5">
        <w:rPr>
          <w:rFonts w:ascii="Times New Roman" w:hAnsi="Times New Roman" w:eastAsia="Times New Roman" w:cs="Times New Roman"/>
          <w:noProof w:val="0"/>
          <w:sz w:val="24"/>
          <w:szCs w:val="24"/>
          <w:lang w:val="hr-HR"/>
        </w:rPr>
        <w:t xml:space="preserve">, Honolulu, HI, USA: IEEE, Jul. 2017, pp. 1855–1864. doi: </w:t>
      </w:r>
      <w:hyperlink r:id="R24b7241c11594886">
        <w:r w:rsidRPr="5E8D87B2" w:rsidR="11AF18E5">
          <w:rPr>
            <w:rStyle w:val="Hyperlink"/>
            <w:rFonts w:ascii="Times New Roman" w:hAnsi="Times New Roman" w:eastAsia="Times New Roman" w:cs="Times New Roman"/>
            <w:noProof w:val="0"/>
            <w:sz w:val="24"/>
            <w:szCs w:val="24"/>
            <w:lang w:val="hr-HR"/>
          </w:rPr>
          <w:t>10.1109/CVPRW.2017.232</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313AEA4A" wp14:textId="7A05F566">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[9]R. Kumari and H. Garg, “Image splicing forgery detection: A review,” </w:t>
      </w:r>
      <w:r w:rsidRPr="5E8D87B2" w:rsidR="11AF18E5">
        <w:rPr>
          <w:rFonts w:ascii="Times New Roman" w:hAnsi="Times New Roman" w:eastAsia="Times New Roman" w:cs="Times New Roman"/>
          <w:i w:val="1"/>
          <w:iCs w:val="1"/>
          <w:noProof w:val="0"/>
          <w:sz w:val="24"/>
          <w:szCs w:val="24"/>
          <w:lang w:val="hr-HR"/>
        </w:rPr>
        <w:t>Multimed Tools Appl</w:t>
      </w:r>
      <w:r w:rsidRPr="5E8D87B2" w:rsidR="11AF18E5">
        <w:rPr>
          <w:rFonts w:ascii="Times New Roman" w:hAnsi="Times New Roman" w:eastAsia="Times New Roman" w:cs="Times New Roman"/>
          <w:noProof w:val="0"/>
          <w:sz w:val="24"/>
          <w:szCs w:val="24"/>
          <w:lang w:val="hr-HR"/>
        </w:rPr>
        <w:t xml:space="preserve">, vol. 84, no. 8, pp. 4163–4201, Mar. 2024, doi: </w:t>
      </w:r>
      <w:hyperlink r:id="R7ac0df648cc94163">
        <w:r w:rsidRPr="5E8D87B2" w:rsidR="11AF18E5">
          <w:rPr>
            <w:rStyle w:val="Hyperlink"/>
            <w:rFonts w:ascii="Times New Roman" w:hAnsi="Times New Roman" w:eastAsia="Times New Roman" w:cs="Times New Roman"/>
            <w:noProof w:val="0"/>
            <w:sz w:val="24"/>
            <w:szCs w:val="24"/>
            <w:lang w:val="hr-HR"/>
          </w:rPr>
          <w:t>10.1007/s11042-024-18801-z</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7D2D3CC1" wp14:textId="44ADC04E">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[10]W. Chen, T. Sun, F. Bi, T. Sun, C. Tang, and B. Assefa, ‘Overview of Digital Image Restoration’, </w:t>
      </w:r>
      <w:r w:rsidRPr="5E8D87B2" w:rsidR="11AF18E5">
        <w:rPr>
          <w:rFonts w:ascii="Times New Roman" w:hAnsi="Times New Roman" w:eastAsia="Times New Roman" w:cs="Times New Roman"/>
          <w:i w:val="1"/>
          <w:iCs w:val="1"/>
          <w:noProof w:val="0"/>
          <w:sz w:val="24"/>
          <w:szCs w:val="24"/>
          <w:lang w:val="hr-HR"/>
        </w:rPr>
        <w:t>Journal of New Media</w:t>
      </w:r>
      <w:r w:rsidRPr="5E8D87B2" w:rsidR="11AF18E5">
        <w:rPr>
          <w:rFonts w:ascii="Times New Roman" w:hAnsi="Times New Roman" w:eastAsia="Times New Roman" w:cs="Times New Roman"/>
          <w:noProof w:val="0"/>
          <w:sz w:val="24"/>
          <w:szCs w:val="24"/>
          <w:lang w:val="hr-HR"/>
        </w:rPr>
        <w:t xml:space="preserve">, vol. 1, no. 1, pp. 35–44, 2019, doi: </w:t>
      </w:r>
      <w:hyperlink r:id="R515c2157250d4d4d">
        <w:r w:rsidRPr="5E8D87B2" w:rsidR="11AF18E5">
          <w:rPr>
            <w:rStyle w:val="Hyperlink"/>
            <w:rFonts w:ascii="Times New Roman" w:hAnsi="Times New Roman" w:eastAsia="Times New Roman" w:cs="Times New Roman"/>
            <w:noProof w:val="0"/>
            <w:sz w:val="24"/>
            <w:szCs w:val="24"/>
            <w:lang w:val="hr-HR"/>
          </w:rPr>
          <w:t>10.32604/jnm.2019.05803</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41E3A59D" wp14:textId="3537A797">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[11] A. Telea, ‘An Image Inpainting Technique Based on the Fast Marching Method’, </w:t>
      </w:r>
      <w:r w:rsidRPr="5E8D87B2" w:rsidR="11AF18E5">
        <w:rPr>
          <w:rFonts w:ascii="Times New Roman" w:hAnsi="Times New Roman" w:eastAsia="Times New Roman" w:cs="Times New Roman"/>
          <w:i w:val="1"/>
          <w:iCs w:val="1"/>
          <w:noProof w:val="0"/>
          <w:sz w:val="24"/>
          <w:szCs w:val="24"/>
          <w:lang w:val="hr-HR"/>
        </w:rPr>
        <w:t>Journal of Graphics Tools</w:t>
      </w:r>
      <w:r w:rsidRPr="5E8D87B2" w:rsidR="11AF18E5">
        <w:rPr>
          <w:rFonts w:ascii="Times New Roman" w:hAnsi="Times New Roman" w:eastAsia="Times New Roman" w:cs="Times New Roman"/>
          <w:noProof w:val="0"/>
          <w:sz w:val="24"/>
          <w:szCs w:val="24"/>
          <w:lang w:val="hr-HR"/>
        </w:rPr>
        <w:t xml:space="preserve">, vol. 9, no. 1, pp. 23–34, Jan. 2004, doi: </w:t>
      </w:r>
      <w:hyperlink r:id="R51b7acdaf2884387">
        <w:r w:rsidRPr="5E8D87B2" w:rsidR="11AF18E5">
          <w:rPr>
            <w:rStyle w:val="Hyperlink"/>
            <w:rFonts w:ascii="Times New Roman" w:hAnsi="Times New Roman" w:eastAsia="Times New Roman" w:cs="Times New Roman"/>
            <w:noProof w:val="0"/>
            <w:sz w:val="24"/>
            <w:szCs w:val="24"/>
            <w:lang w:val="hr-HR"/>
          </w:rPr>
          <w:t>10.1080/10867651.2004.10487596</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05A9FB68" wp14:textId="00A30B68">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[12]‘</w:t>
      </w:r>
      <w:hyperlink r:id="R168bd54a44084ed3">
        <w:r w:rsidRPr="5E8D87B2" w:rsidR="11AF18E5">
          <w:rPr>
            <w:rStyle w:val="Hyperlink"/>
            <w:rFonts w:ascii="Times New Roman" w:hAnsi="Times New Roman" w:eastAsia="Times New Roman" w:cs="Times New Roman"/>
            <w:noProof w:val="0"/>
            <w:sz w:val="24"/>
            <w:szCs w:val="24"/>
            <w:lang w:val="hr-HR"/>
          </w:rPr>
          <w:t>math.berkeley.edu/~sethian/2006/Explanations/fast_marching_explain.html’</w:t>
        </w:r>
      </w:hyperlink>
      <w:r w:rsidRPr="5E8D87B2" w:rsidR="11AF18E5">
        <w:rPr>
          <w:rFonts w:ascii="Times New Roman" w:hAnsi="Times New Roman" w:eastAsia="Times New Roman" w:cs="Times New Roman"/>
          <w:noProof w:val="0"/>
          <w:sz w:val="24"/>
          <w:szCs w:val="24"/>
          <w:lang w:val="hr-HR"/>
        </w:rPr>
        <w:t xml:space="preserve">. Accessed: Mar. 26, 2026. [Online]. Available: </w:t>
      </w:r>
      <w:hyperlink r:id="R999d774dce344eb9">
        <w:r w:rsidRPr="5E8D87B2" w:rsidR="11AF18E5">
          <w:rPr>
            <w:rStyle w:val="Hyperlink"/>
            <w:rFonts w:ascii="Times New Roman" w:hAnsi="Times New Roman" w:eastAsia="Times New Roman" w:cs="Times New Roman"/>
            <w:noProof w:val="0"/>
            <w:sz w:val="24"/>
            <w:szCs w:val="24"/>
            <w:lang w:val="hr-HR"/>
          </w:rPr>
          <w:t>https://math.berkeley.edu/~sethian/2006/Explanations/fast_marching_explain.html</w:t>
        </w:r>
      </w:hyperlink>
    </w:p>
    <w:p xmlns:wp14="http://schemas.microsoft.com/office/word/2010/wordml" w:rsidRPr="008602B8" w:rsidR="006A09EF" w:rsidP="5E8D87B2" w:rsidRDefault="006A09EF" w14:paraId="5F5C762D" wp14:textId="347490FF">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[13]A. Criminisi, P. Perez, and K. Toyama, ‘Region Filling and Object Removal by Exemplar-Based Image Inpainting’, </w:t>
      </w:r>
      <w:r w:rsidRPr="5E8D87B2" w:rsidR="11AF18E5">
        <w:rPr>
          <w:rFonts w:ascii="Times New Roman" w:hAnsi="Times New Roman" w:eastAsia="Times New Roman" w:cs="Times New Roman"/>
          <w:i w:val="1"/>
          <w:iCs w:val="1"/>
          <w:noProof w:val="0"/>
          <w:sz w:val="24"/>
          <w:szCs w:val="24"/>
          <w:lang w:val="hr-HR"/>
        </w:rPr>
        <w:t>IEEE Trans. on Image Process.</w:t>
      </w:r>
      <w:r w:rsidRPr="5E8D87B2" w:rsidR="11AF18E5">
        <w:rPr>
          <w:rFonts w:ascii="Times New Roman" w:hAnsi="Times New Roman" w:eastAsia="Times New Roman" w:cs="Times New Roman"/>
          <w:noProof w:val="0"/>
          <w:sz w:val="24"/>
          <w:szCs w:val="24"/>
          <w:lang w:val="hr-HR"/>
        </w:rPr>
        <w:t xml:space="preserve">, vol. 13, no. 9, pp. 1200–1212, Sep. 2004, doi: </w:t>
      </w:r>
      <w:hyperlink r:id="R9d15a88148604629">
        <w:r w:rsidRPr="5E8D87B2" w:rsidR="11AF18E5">
          <w:rPr>
            <w:rStyle w:val="Hyperlink"/>
            <w:rFonts w:ascii="Times New Roman" w:hAnsi="Times New Roman" w:eastAsia="Times New Roman" w:cs="Times New Roman"/>
            <w:noProof w:val="0"/>
            <w:sz w:val="24"/>
            <w:szCs w:val="24"/>
            <w:lang w:val="hr-HR"/>
          </w:rPr>
          <w:t>10.1109/TIP.2004.833105</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56176B1C" wp14:textId="2CF9A6FC">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[14]C. Barnes, E. Shechtman, A. Finkelstein, and D. B. Goldman, ‘PatchMatch: A Randomized Correspondence Algorithm for Structural Image Editing’.</w:t>
      </w:r>
    </w:p>
    <w:p xmlns:wp14="http://schemas.microsoft.com/office/word/2010/wordml" w:rsidRPr="008602B8" w:rsidR="006A09EF" w:rsidP="5E8D87B2" w:rsidRDefault="006A09EF" w14:paraId="5606BB93" wp14:textId="574A3F6D">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[15]G. Horsman, ‘ACPO principles for digital evidence: Time for an update?’, </w:t>
      </w:r>
      <w:r w:rsidRPr="5E8D87B2" w:rsidR="11AF18E5">
        <w:rPr>
          <w:rFonts w:ascii="Times New Roman" w:hAnsi="Times New Roman" w:eastAsia="Times New Roman" w:cs="Times New Roman"/>
          <w:i w:val="1"/>
          <w:iCs w:val="1"/>
          <w:noProof w:val="0"/>
          <w:sz w:val="24"/>
          <w:szCs w:val="24"/>
          <w:lang w:val="hr-HR"/>
        </w:rPr>
        <w:t>Forensic Science International: Reports</w:t>
      </w:r>
      <w:r w:rsidRPr="5E8D87B2" w:rsidR="11AF18E5">
        <w:rPr>
          <w:rFonts w:ascii="Times New Roman" w:hAnsi="Times New Roman" w:eastAsia="Times New Roman" w:cs="Times New Roman"/>
          <w:noProof w:val="0"/>
          <w:sz w:val="24"/>
          <w:szCs w:val="24"/>
          <w:lang w:val="hr-HR"/>
        </w:rPr>
        <w:t xml:space="preserve">, vol. 2, p. 100076, Dec. 2020, doi: </w:t>
      </w:r>
      <w:hyperlink r:id="R5a599af9b26e47c7">
        <w:r w:rsidRPr="5E8D87B2" w:rsidR="11AF18E5">
          <w:rPr>
            <w:rStyle w:val="Hyperlink"/>
            <w:rFonts w:ascii="Times New Roman" w:hAnsi="Times New Roman" w:eastAsia="Times New Roman" w:cs="Times New Roman"/>
            <w:noProof w:val="0"/>
            <w:sz w:val="24"/>
            <w:szCs w:val="24"/>
            <w:lang w:val="hr-HR"/>
          </w:rPr>
          <w:t>10.1016/j.fsir.2020.100076</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2733FE9C" wp14:textId="2A8EEEF5">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[16]D. Raković, ‘Error level analysis (ELA)’, </w:t>
      </w:r>
      <w:r w:rsidRPr="5E8D87B2" w:rsidR="11AF18E5">
        <w:rPr>
          <w:rFonts w:ascii="Times New Roman" w:hAnsi="Times New Roman" w:eastAsia="Times New Roman" w:cs="Times New Roman"/>
          <w:i w:val="1"/>
          <w:iCs w:val="1"/>
          <w:noProof w:val="0"/>
          <w:sz w:val="24"/>
          <w:szCs w:val="24"/>
          <w:lang w:val="hr-HR"/>
        </w:rPr>
        <w:t>Tehnika</w:t>
      </w:r>
      <w:r w:rsidRPr="5E8D87B2" w:rsidR="11AF18E5">
        <w:rPr>
          <w:rFonts w:ascii="Times New Roman" w:hAnsi="Times New Roman" w:eastAsia="Times New Roman" w:cs="Times New Roman"/>
          <w:noProof w:val="0"/>
          <w:sz w:val="24"/>
          <w:szCs w:val="24"/>
          <w:lang w:val="hr-HR"/>
        </w:rPr>
        <w:t xml:space="preserve">, vol. 78, no. 4, pp. 445–451, 2023, doi: </w:t>
      </w:r>
      <w:hyperlink r:id="R598482de50084989">
        <w:r w:rsidRPr="5E8D87B2" w:rsidR="11AF18E5">
          <w:rPr>
            <w:rStyle w:val="Hyperlink"/>
            <w:rFonts w:ascii="Times New Roman" w:hAnsi="Times New Roman" w:eastAsia="Times New Roman" w:cs="Times New Roman"/>
            <w:noProof w:val="0"/>
            <w:sz w:val="24"/>
            <w:szCs w:val="24"/>
            <w:lang w:val="hr-HR"/>
          </w:rPr>
          <w:t>10.5937/tehnika2304445R</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7B3D5740" wp14:textId="318ACCC4">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[17]S. Murali, B. S. Anami, and G. B. Chittapur, ‘Detection of Copy-Create Image Forgery Using Luminance Level Techniques’, in </w:t>
      </w:r>
      <w:r w:rsidRPr="5E8D87B2" w:rsidR="11AF18E5">
        <w:rPr>
          <w:rFonts w:ascii="Times New Roman" w:hAnsi="Times New Roman" w:eastAsia="Times New Roman" w:cs="Times New Roman"/>
          <w:i w:val="1"/>
          <w:iCs w:val="1"/>
          <w:noProof w:val="0"/>
          <w:sz w:val="24"/>
          <w:szCs w:val="24"/>
          <w:lang w:val="hr-HR"/>
        </w:rPr>
        <w:t>2011 Third National Conference on Computer Vision, Pattern Recognition, Image Processing and Graphics</w:t>
      </w:r>
      <w:r w:rsidRPr="5E8D87B2" w:rsidR="11AF18E5">
        <w:rPr>
          <w:rFonts w:ascii="Times New Roman" w:hAnsi="Times New Roman" w:eastAsia="Times New Roman" w:cs="Times New Roman"/>
          <w:noProof w:val="0"/>
          <w:sz w:val="24"/>
          <w:szCs w:val="24"/>
          <w:lang w:val="hr-HR"/>
        </w:rPr>
        <w:t xml:space="preserve">, Dec. 2011, pp. 215–218. doi: </w:t>
      </w:r>
      <w:hyperlink r:id="R380cdd5b90104334">
        <w:r w:rsidRPr="5E8D87B2" w:rsidR="11AF18E5">
          <w:rPr>
            <w:rStyle w:val="Hyperlink"/>
            <w:rFonts w:ascii="Times New Roman" w:hAnsi="Times New Roman" w:eastAsia="Times New Roman" w:cs="Times New Roman"/>
            <w:noProof w:val="0"/>
            <w:sz w:val="24"/>
            <w:szCs w:val="24"/>
            <w:lang w:val="hr-HR"/>
          </w:rPr>
          <w:t>10.1109/NCVPRIPG.2011.53</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1B1DB38A" wp14:textId="092E5043">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[18] P. Chatterjee, S. Jana, and S. Ghosh, ‘Comparative Study of OpenCV Inpainting Algorithms’, 2021.</w:t>
      </w:r>
    </w:p>
    <w:p xmlns:wp14="http://schemas.microsoft.com/office/word/2010/wordml" w:rsidRPr="008602B8" w:rsidR="006A09EF" w:rsidP="5E8D87B2" w:rsidRDefault="006A09EF" w14:paraId="42788FD1" wp14:textId="3074B838">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[19]M. Bertalmio, A. L. Bertozzi, and G. Sapiro, ‘Navier-stokes, fluid dynamics, and image and video inpainting’, in </w:t>
      </w:r>
      <w:r w:rsidRPr="5E8D87B2" w:rsidR="11AF18E5">
        <w:rPr>
          <w:rFonts w:ascii="Times New Roman" w:hAnsi="Times New Roman" w:eastAsia="Times New Roman" w:cs="Times New Roman"/>
          <w:i w:val="1"/>
          <w:iCs w:val="1"/>
          <w:noProof w:val="0"/>
          <w:sz w:val="24"/>
          <w:szCs w:val="24"/>
          <w:lang w:val="hr-HR"/>
        </w:rPr>
        <w:t>Proceedings of the 2001 IEEE Computer Society Conference on Computer Vision and Pattern Recognition. CVPR 2001</w:t>
      </w:r>
      <w:r w:rsidRPr="5E8D87B2" w:rsidR="11AF18E5">
        <w:rPr>
          <w:rFonts w:ascii="Times New Roman" w:hAnsi="Times New Roman" w:eastAsia="Times New Roman" w:cs="Times New Roman"/>
          <w:noProof w:val="0"/>
          <w:sz w:val="24"/>
          <w:szCs w:val="24"/>
          <w:lang w:val="hr-HR"/>
        </w:rPr>
        <w:t xml:space="preserve">, Kauai, HI, USA: IEEE Comput. Soc, 2001, p. I-355-I–362. doi: </w:t>
      </w:r>
      <w:hyperlink r:id="R09266e8a1ee845c8">
        <w:r w:rsidRPr="5E8D87B2" w:rsidR="11AF18E5">
          <w:rPr>
            <w:rStyle w:val="Hyperlink"/>
            <w:rFonts w:ascii="Times New Roman" w:hAnsi="Times New Roman" w:eastAsia="Times New Roman" w:cs="Times New Roman"/>
            <w:noProof w:val="0"/>
            <w:sz w:val="24"/>
            <w:szCs w:val="24"/>
            <w:lang w:val="hr-HR"/>
          </w:rPr>
          <w:t>10.1109/CVPR.2001.990497</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2348ED99" wp14:textId="1BC8DEAF">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[20]‘Anisotropic Diffusion - an overview | ScienceDirect Topics’. Accessed: Mar. 26, 2026. [Online]. Available: </w:t>
      </w:r>
      <w:hyperlink r:id="Rd6932eee5d2c4e7c">
        <w:r w:rsidRPr="5E8D87B2" w:rsidR="11AF18E5">
          <w:rPr>
            <w:rStyle w:val="Hyperlink"/>
            <w:rFonts w:ascii="Times New Roman" w:hAnsi="Times New Roman" w:eastAsia="Times New Roman" w:cs="Times New Roman"/>
            <w:noProof w:val="0"/>
            <w:sz w:val="24"/>
            <w:szCs w:val="24"/>
            <w:lang w:val="hr-HR"/>
          </w:rPr>
          <w:t>https://www.sciencedirect.com/topics/computer-science/anisotropic-diffusion</w:t>
        </w:r>
      </w:hyperlink>
    </w:p>
    <w:p xmlns:wp14="http://schemas.microsoft.com/office/word/2010/wordml" w:rsidRPr="008602B8" w:rsidR="006A09EF" w:rsidP="5E8D87B2" w:rsidRDefault="006A09EF" w14:paraId="7077EB46" wp14:textId="581F4243">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[21]S. H. Mahajan and V. K. Harpale, “Adaptive and Non-adaptive Image Interpolation Techniques,” in </w:t>
      </w:r>
      <w:r w:rsidRPr="5E8D87B2" w:rsidR="11AF18E5">
        <w:rPr>
          <w:rFonts w:ascii="Times New Roman" w:hAnsi="Times New Roman" w:eastAsia="Times New Roman" w:cs="Times New Roman"/>
          <w:i w:val="1"/>
          <w:iCs w:val="1"/>
          <w:noProof w:val="0"/>
          <w:sz w:val="24"/>
          <w:szCs w:val="24"/>
          <w:lang w:val="hr-HR"/>
        </w:rPr>
        <w:t>2015 International Conference on Computing Communication Control and Automation</w:t>
      </w:r>
      <w:r w:rsidRPr="5E8D87B2" w:rsidR="11AF18E5">
        <w:rPr>
          <w:rFonts w:ascii="Times New Roman" w:hAnsi="Times New Roman" w:eastAsia="Times New Roman" w:cs="Times New Roman"/>
          <w:noProof w:val="0"/>
          <w:sz w:val="24"/>
          <w:szCs w:val="24"/>
          <w:lang w:val="hr-HR"/>
        </w:rPr>
        <w:t xml:space="preserve">, Pune, India: IEEE, Feb. 2015, pp. 772–775. doi: </w:t>
      </w:r>
      <w:hyperlink r:id="R0aab66216bf24b55">
        <w:r w:rsidRPr="5E8D87B2" w:rsidR="11AF18E5">
          <w:rPr>
            <w:rStyle w:val="Hyperlink"/>
            <w:rFonts w:ascii="Times New Roman" w:hAnsi="Times New Roman" w:eastAsia="Times New Roman" w:cs="Times New Roman"/>
            <w:noProof w:val="0"/>
            <w:sz w:val="24"/>
            <w:szCs w:val="24"/>
            <w:lang w:val="hr-HR"/>
          </w:rPr>
          <w:t>10.1109/ICCUBEA.2015.154</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3882EEB2" wp14:textId="573C295A">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[22]H. Chen, “A kind of effective method of removing compound noise in image,” in </w:t>
      </w:r>
      <w:r w:rsidRPr="5E8D87B2" w:rsidR="11AF18E5">
        <w:rPr>
          <w:rFonts w:ascii="Times New Roman" w:hAnsi="Times New Roman" w:eastAsia="Times New Roman" w:cs="Times New Roman"/>
          <w:i w:val="1"/>
          <w:iCs w:val="1"/>
          <w:noProof w:val="0"/>
          <w:sz w:val="24"/>
          <w:szCs w:val="24"/>
          <w:lang w:val="hr-HR"/>
        </w:rPr>
        <w:t>2016 9th International Congress on Image and Signal Processing, BioMedical Engineering and Informatics (CISP-BMEI)</w:t>
      </w:r>
      <w:r w:rsidRPr="5E8D87B2" w:rsidR="11AF18E5">
        <w:rPr>
          <w:rFonts w:ascii="Times New Roman" w:hAnsi="Times New Roman" w:eastAsia="Times New Roman" w:cs="Times New Roman"/>
          <w:noProof w:val="0"/>
          <w:sz w:val="24"/>
          <w:szCs w:val="24"/>
          <w:lang w:val="hr-HR"/>
        </w:rPr>
        <w:t xml:space="preserve">, Datong, China: IEEE, Oct. 2016, pp. 157–161. doi: </w:t>
      </w:r>
      <w:hyperlink r:id="Rfcdba57bfec04ab9">
        <w:r w:rsidRPr="5E8D87B2" w:rsidR="11AF18E5">
          <w:rPr>
            <w:rStyle w:val="Hyperlink"/>
            <w:rFonts w:ascii="Times New Roman" w:hAnsi="Times New Roman" w:eastAsia="Times New Roman" w:cs="Times New Roman"/>
            <w:noProof w:val="0"/>
            <w:sz w:val="24"/>
            <w:szCs w:val="24"/>
            <w:lang w:val="hr-HR"/>
          </w:rPr>
          <w:t>10.1109/CISP-BMEI.2016.7852700</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5E8D87B2" w:rsidRDefault="006A09EF" w14:paraId="2E03892C" wp14:textId="15CBFA56">
      <w:pPr>
        <w:spacing w:before="240" w:beforeAutospacing="off" w:after="240" w:afterAutospacing="off"/>
      </w:pPr>
      <w:r w:rsidRPr="5E8D87B2" w:rsidR="11AF18E5">
        <w:rPr>
          <w:rFonts w:ascii="Times New Roman" w:hAnsi="Times New Roman" w:eastAsia="Times New Roman" w:cs="Times New Roman"/>
          <w:noProof w:val="0"/>
          <w:sz w:val="24"/>
          <w:szCs w:val="24"/>
          <w:lang w:val="hr-HR"/>
        </w:rPr>
        <w:t xml:space="preserve">[23]N. ’Ulya Nasuha Zakaria </w:t>
      </w:r>
      <w:r w:rsidRPr="5E8D87B2" w:rsidR="11AF18E5">
        <w:rPr>
          <w:rFonts w:ascii="Times New Roman" w:hAnsi="Times New Roman" w:eastAsia="Times New Roman" w:cs="Times New Roman"/>
          <w:i w:val="1"/>
          <w:iCs w:val="1"/>
          <w:noProof w:val="0"/>
          <w:sz w:val="24"/>
          <w:szCs w:val="24"/>
          <w:lang w:val="hr-HR"/>
        </w:rPr>
        <w:t>et al.</w:t>
      </w:r>
      <w:r w:rsidRPr="5E8D87B2" w:rsidR="11AF18E5">
        <w:rPr>
          <w:rFonts w:ascii="Times New Roman" w:hAnsi="Times New Roman" w:eastAsia="Times New Roman" w:cs="Times New Roman"/>
          <w:noProof w:val="0"/>
          <w:sz w:val="24"/>
          <w:szCs w:val="24"/>
          <w:lang w:val="hr-HR"/>
        </w:rPr>
        <w:t xml:space="preserve">, “Comparison of Image Enhancement and Sharpening Technique for Magnetic Resonance Image Quality Improvement,” in </w:t>
      </w:r>
      <w:r w:rsidRPr="5E8D87B2" w:rsidR="11AF18E5">
        <w:rPr>
          <w:rFonts w:ascii="Times New Roman" w:hAnsi="Times New Roman" w:eastAsia="Times New Roman" w:cs="Times New Roman"/>
          <w:i w:val="1"/>
          <w:iCs w:val="1"/>
          <w:noProof w:val="0"/>
          <w:sz w:val="24"/>
          <w:szCs w:val="24"/>
          <w:lang w:val="hr-HR"/>
        </w:rPr>
        <w:t>2025 IEEE 15th International Conference on Control System, Computing and Engineering (ICCSCE)</w:t>
      </w:r>
      <w:r w:rsidRPr="5E8D87B2" w:rsidR="11AF18E5">
        <w:rPr>
          <w:rFonts w:ascii="Times New Roman" w:hAnsi="Times New Roman" w:eastAsia="Times New Roman" w:cs="Times New Roman"/>
          <w:noProof w:val="0"/>
          <w:sz w:val="24"/>
          <w:szCs w:val="24"/>
          <w:lang w:val="hr-HR"/>
        </w:rPr>
        <w:t xml:space="preserve">, Batu Ferringhi, Penang, Malaysia: IEEE, Aug. 2025, pp. 220–225. doi: </w:t>
      </w:r>
      <w:hyperlink r:id="R973a1386b8a6476c">
        <w:r w:rsidRPr="5E8D87B2" w:rsidR="11AF18E5">
          <w:rPr>
            <w:rStyle w:val="Hyperlink"/>
            <w:rFonts w:ascii="Times New Roman" w:hAnsi="Times New Roman" w:eastAsia="Times New Roman" w:cs="Times New Roman"/>
            <w:noProof w:val="0"/>
            <w:sz w:val="24"/>
            <w:szCs w:val="24"/>
            <w:lang w:val="hr-HR"/>
          </w:rPr>
          <w:t>10.1109/ICCSCE65566.2025.11182657</w:t>
        </w:r>
      </w:hyperlink>
      <w:r w:rsidRPr="5E8D87B2" w:rsidR="11AF18E5">
        <w:rPr>
          <w:rFonts w:ascii="Times New Roman" w:hAnsi="Times New Roman" w:eastAsia="Times New Roman" w:cs="Times New Roman"/>
          <w:noProof w:val="0"/>
          <w:sz w:val="24"/>
          <w:szCs w:val="24"/>
          <w:lang w:val="hr-HR"/>
        </w:rPr>
        <w:t>.</w:t>
      </w:r>
    </w:p>
    <w:p xmlns:wp14="http://schemas.microsoft.com/office/word/2010/wordml" w:rsidRPr="008602B8" w:rsidR="006A09EF" w:rsidP="006A09EF" w:rsidRDefault="006A09EF" w14:paraId="359A4A64" wp14:textId="1FEC3746"/>
    <w:p xmlns:wp14="http://schemas.microsoft.com/office/word/2010/wordml" w:rsidR="00D12AB5" w:rsidRDefault="00D12AB5" w14:paraId="63A86C08" wp14:textId="77777777">
      <w:pPr>
        <w:pStyle w:val="Heading1"/>
        <w:numPr>
          <w:ilvl w:val="0"/>
          <w:numId w:val="0"/>
        </w:numPr>
      </w:pPr>
      <w:bookmarkStart w:name="_Toc98997646" w:id="2029010143"/>
      <w:r w:rsidR="00D12AB5">
        <w:rPr/>
        <w:t>Sažetak</w:t>
      </w:r>
      <w:bookmarkEnd w:id="2029010143"/>
    </w:p>
    <w:p xmlns:wp14="http://schemas.microsoft.com/office/word/2010/wordml" w:rsidR="00D12AB5" w:rsidP="00D12AB5" w:rsidRDefault="00D12AB5" w14:paraId="1569B5B7" wp14:textId="77777777">
      <w:r>
        <w:t>Naslov, sažetak, ključne riječi</w:t>
      </w:r>
      <w:r w:rsidR="00FA39B6">
        <w:t xml:space="preserve"> (na hrvatskom jeziku)</w:t>
      </w:r>
    </w:p>
    <w:p xmlns:wp14="http://schemas.microsoft.com/office/word/2010/wordml" w:rsidR="00D12AB5" w:rsidP="00D12AB5" w:rsidRDefault="00B07EBF" w14:paraId="53645451" wp14:textId="77777777">
      <w:r w:rsidR="00B07EBF">
        <w:rPr/>
        <w:t xml:space="preserve">Sažetak opisuje sadržaj rada, prepričan u </w:t>
      </w:r>
      <w:r w:rsidR="00D12AB5">
        <w:rPr/>
        <w:t>stotinjak riječi</w:t>
      </w:r>
      <w:r w:rsidR="00B07EBF">
        <w:rPr/>
        <w:t xml:space="preserve">. </w:t>
      </w:r>
    </w:p>
    <w:p xmlns:wp14="http://schemas.microsoft.com/office/word/2010/wordml" w:rsidR="00D12AB5" w:rsidP="00D12AB5" w:rsidRDefault="00D12AB5" w14:paraId="08423271" wp14:textId="77777777">
      <w:pPr>
        <w:pStyle w:val="Heading1"/>
        <w:numPr>
          <w:ilvl w:val="0"/>
          <w:numId w:val="0"/>
        </w:numPr>
      </w:pPr>
      <w:bookmarkStart w:name="_Toc480930286" w:id="1927173781"/>
      <w:r w:rsidR="00D12AB5">
        <w:rPr/>
        <w:t>Summary</w:t>
      </w:r>
      <w:bookmarkEnd w:id="1927173781"/>
    </w:p>
    <w:p xmlns:wp14="http://schemas.microsoft.com/office/word/2010/wordml" w:rsidRPr="00D12AB5" w:rsidR="00D12AB5" w:rsidP="00D12AB5" w:rsidRDefault="00D12AB5" w14:paraId="59212D22" wp14:textId="77777777">
      <w:r w:rsidR="00D12AB5">
        <w:rPr/>
        <w:t xml:space="preserve">Title, </w:t>
      </w:r>
      <w:r w:rsidR="00D12AB5">
        <w:rPr/>
        <w:t>summary</w:t>
      </w:r>
      <w:r w:rsidR="00D12AB5">
        <w:rPr/>
        <w:t xml:space="preserve">, </w:t>
      </w:r>
      <w:r w:rsidR="00D12AB5">
        <w:rPr/>
        <w:t>keywords</w:t>
      </w:r>
      <w:r w:rsidR="00FA39B6">
        <w:rPr/>
        <w:t xml:space="preserve"> (na engleskom jeziku)</w:t>
      </w:r>
    </w:p>
    <w:p xmlns:wp14="http://schemas.microsoft.com/office/word/2010/wordml" w:rsidR="000622F9" w:rsidP="00BD2442" w:rsidRDefault="000622F9" w14:paraId="3B7B4B86" wp14:textId="77777777">
      <w:pPr>
        <w:pStyle w:val="Podnaslov"/>
      </w:pPr>
    </w:p>
    <w:p xmlns:wp14="http://schemas.microsoft.com/office/word/2010/wordml" w:rsidR="000622F9" w:rsidP="000622F9" w:rsidRDefault="00D12AB5" w14:paraId="66A4BAA1" wp14:textId="77777777">
      <w:pPr>
        <w:pStyle w:val="Heading1"/>
        <w:numPr>
          <w:ilvl w:val="0"/>
          <w:numId w:val="0"/>
        </w:numPr>
      </w:pPr>
      <w:bookmarkStart w:name="_Toc2129030500" w:id="1118808508"/>
      <w:r w:rsidR="00D12AB5">
        <w:rPr/>
        <w:t>Privitak</w:t>
      </w:r>
      <w:bookmarkEnd w:id="1118808508"/>
    </w:p>
    <w:p xmlns:wp14="http://schemas.microsoft.com/office/word/2010/wordml" w:rsidR="00BD2442" w:rsidP="00BD2442" w:rsidRDefault="00BD2442" w14:paraId="00CFE420" wp14:textId="77777777">
      <w:r w:rsidR="00BD2442">
        <w:rPr/>
        <w:t xml:space="preserve">Privitak je također </w:t>
      </w:r>
      <w:r w:rsidR="00702B31">
        <w:rPr/>
        <w:t xml:space="preserve">opcionalno </w:t>
      </w:r>
      <w:r w:rsidR="00BD2442">
        <w:rPr/>
        <w:t>poglavlje</w:t>
      </w:r>
      <w:r w:rsidR="00702B31">
        <w:rPr/>
        <w:t xml:space="preserve"> (u dogovoru s mentorom)</w:t>
      </w:r>
      <w:r w:rsidR="00BD2442">
        <w:rPr/>
        <w:t xml:space="preserve">. </w:t>
      </w:r>
    </w:p>
    <w:p xmlns:wp14="http://schemas.microsoft.com/office/word/2010/wordml" w:rsidR="006B59C5" w:rsidP="00BD2442" w:rsidRDefault="006B59C5" w14:paraId="237B13B5" wp14:textId="77777777">
      <w:r>
        <w:t>S</w:t>
      </w:r>
      <w:r w:rsidR="00702B31">
        <w:t xml:space="preserve">adržaj koji se stavlja u privitak </w:t>
      </w:r>
      <w:r>
        <w:t>je, općenito, nešto što je, kao cjelinu, prikladno izdvojiti iz sadržaja samog rada.</w:t>
      </w:r>
    </w:p>
    <w:p xmlns:wp14="http://schemas.microsoft.com/office/word/2010/wordml" w:rsidR="006B59C5" w:rsidP="00BD2442" w:rsidRDefault="006B59C5" w14:paraId="3F91804B" wp14:textId="77777777">
      <w:r w:rsidR="006B59C5">
        <w:rPr/>
        <w:t xml:space="preserve">Mogući primjer je </w:t>
      </w:r>
      <w:r w:rsidR="00BD2442">
        <w:rPr/>
        <w:t xml:space="preserve">tehnička dokumentacija vezana uz </w:t>
      </w:r>
      <w:r w:rsidR="007E4750">
        <w:rPr/>
        <w:t>diplomski</w:t>
      </w:r>
      <w:r w:rsidR="00BD2442">
        <w:rPr/>
        <w:t xml:space="preserve"> rad </w:t>
      </w:r>
      <w:r w:rsidR="006B59C5">
        <w:rPr/>
        <w:t xml:space="preserve">- </w:t>
      </w:r>
      <w:r w:rsidR="00BD2442">
        <w:rPr/>
        <w:t>npr. električka i položajna shema sklopa, sastavnica, predložak tiskane veze, plan bušenja, ispis programa s detaljnim opisom</w:t>
      </w:r>
      <w:r w:rsidR="006B59C5">
        <w:rPr/>
        <w:t>.</w:t>
      </w:r>
    </w:p>
    <w:p xmlns:wp14="http://schemas.microsoft.com/office/word/2010/wordml" w:rsidR="004A0A9F" w:rsidP="00BD2442" w:rsidRDefault="006B59C5" w14:paraId="31873AF5" wp14:textId="77777777">
      <w:r w:rsidR="006B59C5">
        <w:rPr/>
        <w:t xml:space="preserve">Drugi primjer uključuju </w:t>
      </w:r>
      <w:r w:rsidR="00BD2442">
        <w:rPr/>
        <w:t xml:space="preserve">upute za korištenje rezultata rada </w:t>
      </w:r>
      <w:r w:rsidR="000622F9">
        <w:rPr/>
        <w:t>(softver</w:t>
      </w:r>
      <w:r w:rsidR="00BD2442">
        <w:rPr/>
        <w:t>a</w:t>
      </w:r>
      <w:r w:rsidR="000622F9">
        <w:rPr/>
        <w:t xml:space="preserve"> ili hardver</w:t>
      </w:r>
      <w:r w:rsidR="00BD2442">
        <w:rPr/>
        <w:t>a</w:t>
      </w:r>
      <w:r w:rsidR="000622F9">
        <w:rPr/>
        <w:t>)</w:t>
      </w:r>
      <w:r w:rsidR="00BD2442">
        <w:rPr/>
        <w:t>, detaljni ispis</w:t>
      </w:r>
      <w:r w:rsidR="006B59C5">
        <w:rPr/>
        <w:t>i</w:t>
      </w:r>
      <w:r w:rsidR="00BD2442">
        <w:rPr/>
        <w:t xml:space="preserve"> mjerenja čiji su rezultati </w:t>
      </w:r>
      <w:r w:rsidR="006B59C5">
        <w:rPr/>
        <w:t xml:space="preserve">sažeto ili grafički </w:t>
      </w:r>
      <w:r w:rsidR="00BD2442">
        <w:rPr/>
        <w:t>prikazani u radu</w:t>
      </w:r>
      <w:r w:rsidR="000622F9">
        <w:rPr/>
        <w:t>.</w:t>
      </w:r>
      <w:r w:rsidR="000C4248">
        <w:rPr/>
        <w:t xml:space="preserve"> Ako se radi o softveru</w:t>
      </w:r>
      <w:r w:rsidR="006B59C5">
        <w:rPr/>
        <w:t xml:space="preserve">, uobičajeno je navesti </w:t>
      </w:r>
      <w:r w:rsidR="00642DFC">
        <w:rPr/>
        <w:t xml:space="preserve">podatke o platformi na kojoj se izvodi (npr., karakteristike uređaja i operacijskog sustava te pomoćnog softvera), kao i </w:t>
      </w:r>
      <w:r w:rsidR="004A0A9F">
        <w:rPr/>
        <w:t>upute za instalaciju</w:t>
      </w:r>
      <w:r w:rsidR="000C4248">
        <w:rPr/>
        <w:t xml:space="preserve">. </w:t>
      </w:r>
    </w:p>
    <w:p xmlns:wp14="http://schemas.microsoft.com/office/word/2010/wordml" w:rsidR="006B59C5" w:rsidP="00BD2442" w:rsidRDefault="006B59C5" w14:paraId="3A0FF5F2" wp14:textId="77777777"/>
    <w:p xmlns:wp14="http://schemas.microsoft.com/office/word/2010/wordml" w:rsidR="004A0A9F" w:rsidP="00BD2442" w:rsidRDefault="000C4248" w14:paraId="4B03D0A3" wp14:textId="77777777">
      <w:r>
        <w:t xml:space="preserve">U </w:t>
      </w:r>
      <w:r w:rsidR="00370525">
        <w:t>privitku</w:t>
      </w:r>
      <w:r>
        <w:t xml:space="preserve"> nemojte koristiti stilove </w:t>
      </w:r>
      <w:r w:rsidR="006B59C5">
        <w:t xml:space="preserve">razine </w:t>
      </w:r>
      <w:r>
        <w:t>Heading</w:t>
      </w:r>
      <w:r w:rsidR="004A0A9F">
        <w:t xml:space="preserve">, već samo </w:t>
      </w:r>
      <w:r w:rsidR="006B59C5">
        <w:t xml:space="preserve">(nenumerirani) </w:t>
      </w:r>
      <w:r w:rsidR="004A0A9F">
        <w:t xml:space="preserve">stil </w:t>
      </w:r>
      <w:r>
        <w:t xml:space="preserve">Podnaslov. </w:t>
      </w:r>
    </w:p>
    <w:p xmlns:wp14="http://schemas.microsoft.com/office/word/2010/wordml" w:rsidR="000C4248" w:rsidP="00BD2442" w:rsidRDefault="000C4248" w14:paraId="31B2B243" wp14:textId="77777777">
      <w:r>
        <w:t>Na primjer:</w:t>
      </w:r>
    </w:p>
    <w:p xmlns:wp14="http://schemas.microsoft.com/office/word/2010/wordml" w:rsidRPr="00CE0B7F" w:rsidR="000C4248" w:rsidP="000C4248" w:rsidRDefault="000C4248" w14:paraId="6329CA40" wp14:textId="77777777">
      <w:pPr>
        <w:pStyle w:val="Podnaslov"/>
        <w:rPr>
          <w:lang w:val="hr-HR"/>
        </w:rPr>
      </w:pPr>
      <w:r w:rsidR="000C4248">
        <w:rPr/>
        <w:t>Instalacija</w:t>
      </w:r>
      <w:r w:rsidR="000C4248">
        <w:rPr/>
        <w:t xml:space="preserve"> </w:t>
      </w:r>
      <w:r w:rsidR="000C4248">
        <w:rPr/>
        <w:t>programske</w:t>
      </w:r>
      <w:r w:rsidR="000C4248">
        <w:rPr/>
        <w:t xml:space="preserve"> </w:t>
      </w:r>
      <w:r w:rsidR="000C4248">
        <w:rPr/>
        <w:t>podr</w:t>
      </w:r>
      <w:r w:rsidR="000C4248">
        <w:rPr/>
        <w:t>š</w:t>
      </w:r>
      <w:r w:rsidR="000C4248">
        <w:rPr/>
        <w:t>ke</w:t>
      </w:r>
    </w:p>
    <w:p xmlns:wp14="http://schemas.microsoft.com/office/word/2010/wordml" w:rsidR="000C4248" w:rsidP="000C4248" w:rsidRDefault="000C4248" w14:paraId="5630AD66" wp14:textId="77777777"/>
    <w:p xmlns:wp14="http://schemas.microsoft.com/office/word/2010/wordml" w:rsidRPr="00CE0B7F" w:rsidR="000C4248" w:rsidP="000C4248" w:rsidRDefault="000C4248" w14:paraId="6CBE80C1" wp14:textId="77777777">
      <w:pPr>
        <w:pStyle w:val="Podnaslov"/>
        <w:rPr>
          <w:lang w:val="hr-HR"/>
        </w:rPr>
      </w:pPr>
      <w:r w:rsidR="000C4248">
        <w:rPr/>
        <w:t>Upute</w:t>
      </w:r>
      <w:r w:rsidR="000C4248">
        <w:rPr/>
        <w:t xml:space="preserve"> </w:t>
      </w:r>
      <w:r w:rsidR="000C4248">
        <w:rPr/>
        <w:t>za</w:t>
      </w:r>
      <w:r w:rsidR="000C4248">
        <w:rPr/>
        <w:t xml:space="preserve"> </w:t>
      </w:r>
      <w:r w:rsidR="000C4248">
        <w:rPr/>
        <w:t>kori</w:t>
      </w:r>
      <w:r w:rsidR="000C4248">
        <w:rPr/>
        <w:t>š</w:t>
      </w:r>
      <w:r w:rsidR="000C4248">
        <w:rPr/>
        <w:t>tenje</w:t>
      </w:r>
      <w:r w:rsidR="007D2B29">
        <w:rPr/>
        <w:t xml:space="preserve"> </w:t>
      </w:r>
      <w:r w:rsidR="007D2B29">
        <w:rPr/>
        <w:t>programske</w:t>
      </w:r>
      <w:r w:rsidR="007D2B29">
        <w:rPr/>
        <w:t xml:space="preserve"> </w:t>
      </w:r>
      <w:r w:rsidR="007D2B29">
        <w:rPr/>
        <w:t>podr</w:t>
      </w:r>
      <w:r w:rsidR="007D2B29">
        <w:rPr/>
        <w:t>š</w:t>
      </w:r>
      <w:r w:rsidR="007D2B29">
        <w:rPr/>
        <w:t>ke</w:t>
      </w:r>
    </w:p>
    <w:p xmlns:wp14="http://schemas.microsoft.com/office/word/2010/wordml" w:rsidR="000C4248" w:rsidP="000C4248" w:rsidRDefault="007D2B29" w14:paraId="02614873" wp14:textId="77777777">
      <w:r w:rsidR="007D2B29">
        <w:rPr/>
        <w:t>.</w:t>
      </w:r>
    </w:p>
    <w:p xmlns:wp14="http://schemas.microsoft.com/office/word/2010/wordml" w:rsidR="007D2B29" w:rsidP="000C4248" w:rsidRDefault="007D2B29" w14:paraId="77D63B4E" wp14:textId="77777777">
      <w:r w:rsidR="007D2B29">
        <w:rPr/>
        <w:t>.</w:t>
      </w:r>
    </w:p>
    <w:p xmlns:wp14="http://schemas.microsoft.com/office/word/2010/wordml" w:rsidR="007D2B29" w:rsidP="000C4248" w:rsidRDefault="007D2B29" w14:paraId="540FE43D" wp14:textId="77777777">
      <w:r w:rsidR="007D2B29">
        <w:rPr/>
        <w:t>.</w:t>
      </w:r>
    </w:p>
    <w:p xmlns:wp14="http://schemas.microsoft.com/office/word/2010/wordml" w:rsidRPr="000F2256" w:rsidR="000622F9" w:rsidP="5E8D87B2" w:rsidRDefault="000622F9" w14:paraId="61829076" wp14:textId="3A7EF165">
      <w:pPr>
        <w:pStyle w:val="Podnaslov"/>
        <w:rPr>
          <w:lang w:val="hr-HR"/>
        </w:rPr>
      </w:pPr>
    </w:p>
    <w:sectPr w:rsidRPr="000F2256" w:rsidR="000622F9" w:rsidSect="00FA093A">
      <w:footerReference w:type="default" r:id="rId26"/>
      <w:footerReference w:type="first" r:id="rId27"/>
      <w:pgSz w:w="11907" w:h="16840" w:orient="portrait" w:code="9"/>
      <w:pgMar w:top="1418" w:right="1418" w:bottom="1418" w:left="1701" w:header="851" w:footer="567" w:gutter="0"/>
      <w:pgNumType w:start="1"/>
      <w:cols w:space="708"/>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ZC" w:author="Zrinka Cvitanović" w:date="2026-03-30T13:52:27" w:id="249289700">
    <w:p xmlns:w14="http://schemas.microsoft.com/office/word/2010/wordml" xmlns:w="http://schemas.openxmlformats.org/wordprocessingml/2006/main" w:rsidR="2F4F738C" w:rsidRDefault="252342D6" w14:paraId="633719C6" w14:textId="3D6D10BB">
      <w:pPr>
        <w:pStyle w:val="CommentText"/>
      </w:pPr>
      <w:r>
        <w:rPr>
          <w:rStyle w:val="CommentReference"/>
        </w:rPr>
        <w:annotationRef/>
      </w:r>
      <w:r w:rsidRPr="29C3EA4B" w:rsidR="79FA3F57">
        <w:t>todo: primjer slike i maske</w:t>
      </w:r>
    </w:p>
  </w:comment>
  <w:comment xmlns:w="http://schemas.openxmlformats.org/wordprocessingml/2006/main" w:initials="ZC" w:author="Zrinka Cvitanović" w:date="2026-03-30T13:55:58" w:id="1502085382">
    <w:p xmlns:w14="http://schemas.microsoft.com/office/word/2010/wordml" xmlns:w="http://schemas.openxmlformats.org/wordprocessingml/2006/main" w:rsidR="19AA7B0D" w:rsidRDefault="1E20C061" w14:paraId="397411C4" w14:textId="4CD64D3C">
      <w:pPr>
        <w:pStyle w:val="CommentText"/>
      </w:pPr>
      <w:r>
        <w:rPr>
          <w:rStyle w:val="CommentReference"/>
        </w:rPr>
        <w:annotationRef/>
      </w:r>
      <w:r w:rsidRPr="7833077A" w:rsidR="5CB2F3D0">
        <w:t>todo: jednadžba se ne vidi</w:t>
      </w:r>
    </w:p>
  </w:comment>
  <w:comment xmlns:w="http://schemas.openxmlformats.org/wordprocessingml/2006/main" w:initials="ZC" w:author="Zrinka Cvitanović" w:date="2026-03-30T14:25:29" w:id="1576228288">
    <w:p xmlns:w14="http://schemas.microsoft.com/office/word/2010/wordml" xmlns:w="http://schemas.openxmlformats.org/wordprocessingml/2006/main" w:rsidR="7E63655B" w:rsidRDefault="6D0EEDDB" w14:paraId="499254B5" w14:textId="1DFEA1E3">
      <w:pPr>
        <w:pStyle w:val="CommentText"/>
      </w:pPr>
      <w:r>
        <w:rPr>
          <w:rStyle w:val="CommentReference"/>
        </w:rPr>
        <w:annotationRef/>
      </w:r>
      <w:r w:rsidRPr="6751B6A7" w:rsidR="77D69DEF">
        <w:t>todo: napraviti baš matricu</w:t>
      </w:r>
    </w:p>
  </w:comment>
  <w:comment xmlns:w="http://schemas.openxmlformats.org/wordprocessingml/2006/main" w:initials="JP" w:author="Juraj Petrović" w:date="2026-04-23T13:39:40" w:id="132202782">
    <w:p xmlns:w14="http://schemas.microsoft.com/office/word/2010/wordml" xmlns:w="http://schemas.openxmlformats.org/wordprocessingml/2006/main" w:rsidR="0AF91751" w:rsidRDefault="4B602FE5" w14:paraId="43E08860" w14:textId="32B511AB">
      <w:pPr>
        <w:pStyle w:val="CommentText"/>
      </w:pPr>
      <w:r>
        <w:rPr>
          <w:rStyle w:val="CommentReference"/>
        </w:rPr>
        <w:annotationRef/>
      </w:r>
      <w:r w:rsidRPr="6ACEC7FB" w:rsidR="3711FBDE">
        <w:t>Citat ide prije točke.</w:t>
      </w:r>
    </w:p>
  </w:comment>
  <w:comment xmlns:w="http://schemas.openxmlformats.org/wordprocessingml/2006/main" w:initials="JP" w:author="Juraj Petrović" w:date="2026-04-23T13:40:47" w:id="699582743">
    <w:p xmlns:w14="http://schemas.microsoft.com/office/word/2010/wordml" xmlns:w="http://schemas.openxmlformats.org/wordprocessingml/2006/main" w:rsidR="257C91E2" w:rsidRDefault="4FBB1C4A" w14:paraId="6B3AE0D1" w14:textId="7A13DEBA">
      <w:pPr>
        <w:pStyle w:val="CommentText"/>
      </w:pPr>
      <w:r>
        <w:rPr>
          <w:rStyle w:val="CommentReference"/>
        </w:rPr>
        <w:annotationRef/>
      </w:r>
      <w:r w:rsidRPr="5F46BAC7" w:rsidR="4C27EC3E">
        <w:t>Vjerojatno se tu raid o više različitih metoda sve od kojih se temelje na DU</w:t>
      </w:r>
    </w:p>
  </w:comment>
  <w:comment xmlns:w="http://schemas.openxmlformats.org/wordprocessingml/2006/main" w:initials="ZC" w:author="Zrinka Cvitanović" w:date="2026-04-24T15:24:18" w:id="1383508111">
    <w:p xmlns:w14="http://schemas.microsoft.com/office/word/2010/wordml" xmlns:w="http://schemas.openxmlformats.org/wordprocessingml/2006/main" w:rsidR="66583C18" w:rsidRDefault="216D8E70" w14:paraId="5C359ED5" w14:textId="7D04F303">
      <w:pPr>
        <w:pStyle w:val="CommentText"/>
      </w:pPr>
      <w:r>
        <w:rPr>
          <w:rStyle w:val="CommentReference"/>
        </w:rPr>
        <w:annotationRef/>
      </w:r>
      <w:r w:rsidRPr="3FBE2730" w:rsidR="7A0E787D">
        <w:t>skraćena podjela (slučajno obrisan komentar o tome)</w:t>
      </w:r>
    </w:p>
  </w:comment>
  <w:comment xmlns:w="http://schemas.openxmlformats.org/wordprocessingml/2006/main" w:initials="ZC" w:author="Zrinka Cvitanović" w:date="2026-04-26T10:16:32" w:id="1044192587">
    <w:p xmlns:w14="http://schemas.microsoft.com/office/word/2010/wordml" xmlns:w="http://schemas.openxmlformats.org/wordprocessingml/2006/main" w:rsidR="76069F63" w:rsidRDefault="4D3BB7BD" w14:paraId="50F7E24D" w14:textId="07791EA7">
      <w:pPr>
        <w:pStyle w:val="CommentText"/>
      </w:pPr>
      <w:r>
        <w:rPr>
          <w:rStyle w:val="CommentReference"/>
        </w:rPr>
        <w:annotationRef/>
      </w:r>
      <w:r w:rsidRPr="34D0AF34" w:rsidR="07452BA3">
        <w:t>dodano</w:t>
      </w:r>
    </w:p>
  </w:comment>
</w:comments>
</file>

<file path=word/commentsExtended.xml><?xml version="1.0" encoding="utf-8"?>
<w15:commentsEx xmlns:mc="http://schemas.openxmlformats.org/markup-compatibility/2006" xmlns:w15="http://schemas.microsoft.com/office/word/2012/wordml" mc:Ignorable="w15">
  <w15:commentEx w15:done="0" w15:paraId="633719C6"/>
  <w15:commentEx w15:done="0" w15:paraId="397411C4"/>
  <w15:commentEx w15:done="0" w15:paraId="499254B5"/>
  <w15:commentEx w15:done="1" w15:paraId="5C359ED5"/>
  <w15:commentEx w15:done="1" w15:paraId="43E08860"/>
  <w15:commentEx w15:done="1" w15:paraId="6B3AE0D1"/>
  <w15:commentEx w15:done="0" w15:paraId="50F7E24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3CE021A" w16cex:dateUtc="2026-03-30T11:52:27.158Z"/>
  <w16cex:commentExtensible w16cex:durableId="176E946D" w16cex:dateUtc="2026-03-30T11:55:58.662Z"/>
  <w16cex:commentExtensible w16cex:durableId="46166CB7" w16cex:dateUtc="2026-03-30T12:25:29.276Z"/>
  <w16cex:commentExtensible w16cex:durableId="675C335D" w16cex:dateUtc="2026-04-24T13:24:18.496Z"/>
  <w16cex:commentExtensible w16cex:durableId="45B40158" w16cex:dateUtc="2026-04-23T11:39:40.93Z"/>
  <w16cex:commentExtensible w16cex:durableId="5F7D0EAB" w16cex:dateUtc="2026-04-23T11:40:47.419Z"/>
  <w16cex:commentExtensible w16cex:durableId="1418CA50" w16cex:dateUtc="2026-04-26T08:16:32.773Z"/>
</w16cex:commentsExtensible>
</file>

<file path=word/commentsIds.xml><?xml version="1.0" encoding="utf-8"?>
<w16cid:commentsIds xmlns:mc="http://schemas.openxmlformats.org/markup-compatibility/2006" xmlns:w16cid="http://schemas.microsoft.com/office/word/2016/wordml/cid" mc:Ignorable="w16cid">
  <w16cid:commentId w16cid:paraId="633719C6" w16cid:durableId="23CE021A"/>
  <w16cid:commentId w16cid:paraId="397411C4" w16cid:durableId="176E946D"/>
  <w16cid:commentId w16cid:paraId="499254B5" w16cid:durableId="46166CB7"/>
  <w16cid:commentId w16cid:paraId="43E08860" w16cid:durableId="45B40158"/>
  <w16cid:commentId w16cid:paraId="6B3AE0D1" w16cid:durableId="5F7D0EAB"/>
  <w16cid:commentId w16cid:paraId="5C359ED5" w16cid:durableId="675C335D"/>
  <w16cid:commentId w16cid:paraId="50F7E24D" w16cid:durableId="1418CA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EA6A7C" w:rsidRDefault="00EA6A7C" w14:paraId="2DBF0D7D" wp14:textId="77777777">
      <w:r>
        <w:separator/>
      </w:r>
    </w:p>
  </w:endnote>
  <w:endnote w:type="continuationSeparator" w:id="0">
    <w:p xmlns:wp14="http://schemas.microsoft.com/office/word/2010/wordml" w:rsidR="00EA6A7C" w:rsidRDefault="00EA6A7C" w14:paraId="6B62F1B3"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B3140" w:rsidRDefault="00AB3140" w14:paraId="2DC7EDB1" wp14:textId="77777777">
    <w:pPr>
      <w:pStyle w:val="Footer"/>
      <w:jc w:val="center"/>
    </w:pPr>
    <w:r>
      <w:fldChar w:fldCharType="begin"/>
    </w:r>
    <w:r>
      <w:instrText xml:space="preserve"> PAGE   \* MERGEFORMAT </w:instrText>
    </w:r>
    <w:r>
      <w:fldChar w:fldCharType="separate"/>
    </w:r>
    <w:r w:rsidR="5E8D87B2">
      <w:rPr/>
      <w:t>iv</w:t>
    </w:r>
    <w:r>
      <w:fldChar w:fldCharType="end"/>
    </w:r>
  </w:p>
  <w:p xmlns:wp14="http://schemas.microsoft.com/office/word/2010/wordml" w:rsidR="00AB3140" w:rsidRDefault="00AB3140" w14:paraId="02F2C34E" wp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B3140" w:rsidRDefault="00AB3140" w14:paraId="7A82B247" wp14:textId="77777777">
    <w:pPr>
      <w:pStyle w:val="Footer"/>
      <w:jc w:val="right"/>
    </w:pPr>
    <w:r w:rsidRPr="5E8D87B2">
      <w:rPr>
        <w:rStyle w:val="PageNumber"/>
      </w:rPr>
      <w:fldChar w:fldCharType="begin"/>
    </w:r>
    <w:r w:rsidRPr="5E8D87B2">
      <w:rPr>
        <w:rStyle w:val="PageNumber"/>
      </w:rPr>
      <w:instrText xml:space="preserve"> PAGE </w:instrText>
    </w:r>
    <w:r w:rsidRPr="5E8D87B2">
      <w:rPr>
        <w:rStyle w:val="PageNumber"/>
      </w:rPr>
      <w:fldChar w:fldCharType="separate"/>
    </w:r>
    <w:r w:rsidRPr="5E8D87B2" w:rsidR="5E8D87B2">
      <w:rPr>
        <w:rStyle w:val="PageNumber"/>
      </w:rPr>
      <w:t>15</w:t>
    </w:r>
    <w:r w:rsidRPr="5E8D87B2">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B3140" w:rsidRDefault="00AB3140" w14:paraId="4590CB77" wp14:textId="77777777">
    <w:pPr>
      <w:pStyle w:val="Footer"/>
      <w:jc w:val="right"/>
    </w:pPr>
    <w:r w:rsidRPr="5E8D87B2">
      <w:rPr>
        <w:rStyle w:val="PageNumber"/>
      </w:rPr>
      <w:fldChar w:fldCharType="begin"/>
    </w:r>
    <w:r w:rsidRPr="5E8D87B2">
      <w:rPr>
        <w:rStyle w:val="PageNumber"/>
      </w:rPr>
      <w:instrText xml:space="preserve"> PAGE </w:instrText>
    </w:r>
    <w:r w:rsidRPr="5E8D87B2">
      <w:rPr>
        <w:rStyle w:val="PageNumber"/>
      </w:rPr>
      <w:fldChar w:fldCharType="separate"/>
    </w:r>
    <w:r w:rsidRPr="5E8D87B2" w:rsidR="5E8D87B2">
      <w:rPr>
        <w:rStyle w:val="PageNumber"/>
      </w:rPr>
      <w:t>1</w:t>
    </w:r>
    <w:r w:rsidRPr="5E8D87B2">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EA6A7C" w:rsidRDefault="00EA6A7C" w14:paraId="2BA226A1" wp14:textId="77777777">
      <w:r>
        <w:separator/>
      </w:r>
    </w:p>
  </w:footnote>
  <w:footnote w:type="continuationSeparator" w:id="0">
    <w:p xmlns:wp14="http://schemas.microsoft.com/office/word/2010/wordml" w:rsidR="00EA6A7C" w:rsidRDefault="00EA6A7C" w14:paraId="17AD93B2"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B3140" w:rsidP="5E8D87B2" w:rsidRDefault="00AB3140" w14:paraId="66204FF1" wp14:textId="77777777">
    <w:pPr>
      <w:pStyle w:val="Header"/>
      <w:pBdr>
        <w:bottom w:val="none" w:color="FF000000" w:sz="0" w:space="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B3140" w:rsidP="5E8D87B2" w:rsidRDefault="00AB3140" w14:paraId="0DE4B5B7" wp14:textId="77777777">
    <w:pPr>
      <w:pStyle w:val="Header"/>
      <w:pBdr>
        <w:bottom w:val="none" w:color="FF000000" w:sz="0" w:space="0"/>
      </w:pBdr>
    </w:pPr>
  </w:p>
</w:hdr>
</file>

<file path=word/intelligence2.xml><?xml version="1.0" encoding="utf-8"?>
<int2:intelligence xmlns:int2="http://schemas.microsoft.com/office/intelligence/2020/intelligence">
  <int2:observations>
    <int2:textHash int2:hashCode="j7vO+syaRYbkoX" int2:id="3cNRA1H9">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3fc03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3285c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503c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44d1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1d2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894f7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2bfc8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16324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d4be8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690b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60b6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fd1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92d72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a6191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6870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84bd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0e768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hint="default" w:ascii="Symbol" w:hAnsi="Symbol"/>
      </w:rPr>
    </w:lvl>
  </w:abstractNum>
  <w:abstractNum w:abstractNumId="1"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lvlText w:val="%1.%2."/>
      <w:lvlJc w:val="left"/>
      <w:pPr>
        <w:tabs>
          <w:tab w:val="num" w:pos="720"/>
        </w:tabs>
        <w:ind w:left="0" w:firstLine="0"/>
      </w:pPr>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0C5347C"/>
    <w:multiLevelType w:val="hybridMultilevel"/>
    <w:tmpl w:val="92008578"/>
    <w:lvl w:ilvl="0" w:tplc="08090001">
      <w:start w:val="1"/>
      <w:numFmt w:val="bullet"/>
      <w:lvlText w:val=""/>
      <w:lvlJc w:val="left"/>
      <w:pPr>
        <w:ind w:left="1145" w:hanging="360"/>
      </w:pPr>
      <w:rPr>
        <w:rFonts w:hint="default" w:ascii="Symbol" w:hAnsi="Symbol" w:cs="Symbol"/>
      </w:rPr>
    </w:lvl>
    <w:lvl w:ilvl="1" w:tplc="08090003" w:tentative="1">
      <w:start w:val="1"/>
      <w:numFmt w:val="bullet"/>
      <w:lvlText w:val="o"/>
      <w:lvlJc w:val="left"/>
      <w:pPr>
        <w:ind w:left="1865" w:hanging="360"/>
      </w:pPr>
      <w:rPr>
        <w:rFonts w:hint="default" w:ascii="Courier New" w:hAnsi="Courier New" w:cs="Courier New"/>
      </w:rPr>
    </w:lvl>
    <w:lvl w:ilvl="2" w:tplc="08090005" w:tentative="1">
      <w:start w:val="1"/>
      <w:numFmt w:val="bullet"/>
      <w:lvlText w:val=""/>
      <w:lvlJc w:val="left"/>
      <w:pPr>
        <w:ind w:left="2585" w:hanging="360"/>
      </w:pPr>
      <w:rPr>
        <w:rFonts w:hint="default" w:ascii="Wingdings" w:hAnsi="Wingdings" w:cs="Wingdings"/>
      </w:rPr>
    </w:lvl>
    <w:lvl w:ilvl="3" w:tplc="08090001" w:tentative="1">
      <w:start w:val="1"/>
      <w:numFmt w:val="bullet"/>
      <w:lvlText w:val=""/>
      <w:lvlJc w:val="left"/>
      <w:pPr>
        <w:ind w:left="3305" w:hanging="360"/>
      </w:pPr>
      <w:rPr>
        <w:rFonts w:hint="default" w:ascii="Symbol" w:hAnsi="Symbol" w:cs="Symbol"/>
      </w:rPr>
    </w:lvl>
    <w:lvl w:ilvl="4" w:tplc="08090003" w:tentative="1">
      <w:start w:val="1"/>
      <w:numFmt w:val="bullet"/>
      <w:lvlText w:val="o"/>
      <w:lvlJc w:val="left"/>
      <w:pPr>
        <w:ind w:left="4025" w:hanging="360"/>
      </w:pPr>
      <w:rPr>
        <w:rFonts w:hint="default" w:ascii="Courier New" w:hAnsi="Courier New" w:cs="Courier New"/>
      </w:rPr>
    </w:lvl>
    <w:lvl w:ilvl="5" w:tplc="08090005" w:tentative="1">
      <w:start w:val="1"/>
      <w:numFmt w:val="bullet"/>
      <w:lvlText w:val=""/>
      <w:lvlJc w:val="left"/>
      <w:pPr>
        <w:ind w:left="4745" w:hanging="360"/>
      </w:pPr>
      <w:rPr>
        <w:rFonts w:hint="default" w:ascii="Wingdings" w:hAnsi="Wingdings" w:cs="Wingdings"/>
      </w:rPr>
    </w:lvl>
    <w:lvl w:ilvl="6" w:tplc="08090001" w:tentative="1">
      <w:start w:val="1"/>
      <w:numFmt w:val="bullet"/>
      <w:lvlText w:val=""/>
      <w:lvlJc w:val="left"/>
      <w:pPr>
        <w:ind w:left="5465" w:hanging="360"/>
      </w:pPr>
      <w:rPr>
        <w:rFonts w:hint="default" w:ascii="Symbol" w:hAnsi="Symbol" w:cs="Symbol"/>
      </w:rPr>
    </w:lvl>
    <w:lvl w:ilvl="7" w:tplc="08090003" w:tentative="1">
      <w:start w:val="1"/>
      <w:numFmt w:val="bullet"/>
      <w:lvlText w:val="o"/>
      <w:lvlJc w:val="left"/>
      <w:pPr>
        <w:ind w:left="6185" w:hanging="360"/>
      </w:pPr>
      <w:rPr>
        <w:rFonts w:hint="default" w:ascii="Courier New" w:hAnsi="Courier New" w:cs="Courier New"/>
      </w:rPr>
    </w:lvl>
    <w:lvl w:ilvl="8" w:tplc="08090005" w:tentative="1">
      <w:start w:val="1"/>
      <w:numFmt w:val="bullet"/>
      <w:lvlText w:val=""/>
      <w:lvlJc w:val="left"/>
      <w:pPr>
        <w:ind w:left="6905" w:hanging="360"/>
      </w:pPr>
      <w:rPr>
        <w:rFonts w:hint="default" w:ascii="Wingdings" w:hAnsi="Wingdings" w:cs="Wingdings"/>
      </w:rPr>
    </w:lvl>
  </w:abstractNum>
  <w:abstractNum w:abstractNumId="8"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hint="default" w:ascii="Symbol" w:hAnsi="Symbol"/>
        <w:color w:val="auto"/>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29">
    <w:abstractNumId w:val="26"/>
  </w:num>
  <w:num w:numId="28">
    <w:abstractNumId w:val="25"/>
  </w:num>
  <w:num w:numId="27">
    <w:abstractNumId w:val="24"/>
  </w:num>
  <w:num w:numId="26">
    <w:abstractNumId w:val="23"/>
  </w:num>
  <w:num w:numId="25">
    <w:abstractNumId w:val="22"/>
  </w:num>
  <w:num w:numId="24">
    <w:abstractNumId w:val="21"/>
  </w:num>
  <w:num w:numId="23">
    <w:abstractNumId w:val="20"/>
  </w:num>
  <w:num w:numId="22">
    <w:abstractNumId w:val="19"/>
  </w:num>
  <w:num w:numId="21">
    <w:abstractNumId w:val="18"/>
  </w:num>
  <w:num w:numId="20">
    <w:abstractNumId w:val="17"/>
  </w:num>
  <w:num w:numId="19">
    <w:abstractNumId w:val="16"/>
  </w:num>
  <w:num w:numId="18">
    <w:abstractNumId w:val="15"/>
  </w:num>
  <w:num w:numId="17">
    <w:abstractNumId w:val="14"/>
  </w:num>
  <w:num w:numId="16">
    <w:abstractNumId w:val="13"/>
  </w:num>
  <w:num w:numId="15">
    <w:abstractNumId w:val="12"/>
  </w:num>
  <w:num w:numId="14">
    <w:abstractNumId w:val="11"/>
  </w:num>
  <w:num w:numId="13">
    <w:abstractNumId w:val="10"/>
  </w:num>
  <w:num w:numId="1" w16cid:durableId="601643799">
    <w:abstractNumId w:val="1"/>
  </w:num>
  <w:num w:numId="2" w16cid:durableId="1206328005">
    <w:abstractNumId w:val="9"/>
  </w:num>
  <w:num w:numId="3" w16cid:durableId="636766003">
    <w:abstractNumId w:val="3"/>
  </w:num>
  <w:num w:numId="4" w16cid:durableId="594827549">
    <w:abstractNumId w:val="2"/>
  </w:num>
  <w:num w:numId="5" w16cid:durableId="1982608802">
    <w:abstractNumId w:val="8"/>
  </w:num>
  <w:num w:numId="6" w16cid:durableId="1052728729">
    <w:abstractNumId w:val="4"/>
  </w:num>
  <w:num w:numId="7" w16cid:durableId="2113624159">
    <w:abstractNumId w:val="5"/>
  </w:num>
  <w:num w:numId="8" w16cid:durableId="93020806">
    <w:abstractNumId w:val="0"/>
  </w:num>
  <w:num w:numId="9" w16cid:durableId="90130703">
    <w:abstractNumId w:val="6"/>
  </w:num>
  <w:num w:numId="10" w16cid:durableId="358437517">
    <w:abstractNumId w:val="1"/>
  </w:num>
  <w:num w:numId="11" w16cid:durableId="1148782596">
    <w:abstractNumId w:val="6"/>
  </w:num>
  <w:num w:numId="12" w16cid:durableId="995765408">
    <w:abstractNumId w:val="7"/>
  </w:num>
</w:numbering>
</file>

<file path=word/people.xml><?xml version="1.0" encoding="utf-8"?>
<w15:people xmlns:mc="http://schemas.openxmlformats.org/markup-compatibility/2006" xmlns:w15="http://schemas.microsoft.com/office/word/2012/wordml" mc:Ignorable="w15">
  <w15:person w15:author="Zrinka Cvitanović">
    <w15:presenceInfo w15:providerId="AD" w15:userId="S::zc54067@fer.hr::b1df6bf2-97be-4f72-9a57-ae98226fbcd3"/>
  </w15:person>
  <w15:person w15:author="Zrinka Cvitanović">
    <w15:presenceInfo w15:providerId="AD" w15:userId="S::zc54067@fer.hr::b1df6bf2-97be-4f72-9a57-ae98226fbcd3"/>
  </w15:person>
  <w15:person w15:author="Juraj Petrović">
    <w15:presenceInfo w15:providerId="AD" w15:userId="S::jpetrovic@fer.hr::0f0ce73e-f782-4785-b8cc-5840a43cb3e0"/>
  </w15:person>
  <w15:person w15:author="Juraj Petrović">
    <w15:presenceInfo w15:providerId="AD" w15:userId="S::jpetrovic@fer.hr::0f0ce73e-f782-4785-b8cc-5840a43cb3e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A"/>
    <w:rsid w:val="000228F7"/>
    <w:rsid w:val="000352C9"/>
    <w:rsid w:val="000472EF"/>
    <w:rsid w:val="000622F9"/>
    <w:rsid w:val="00063F49"/>
    <w:rsid w:val="000C4248"/>
    <w:rsid w:val="000C8718"/>
    <w:rsid w:val="000F2256"/>
    <w:rsid w:val="0012006B"/>
    <w:rsid w:val="00136D7B"/>
    <w:rsid w:val="00166E47"/>
    <w:rsid w:val="001821C1"/>
    <w:rsid w:val="001A71BB"/>
    <w:rsid w:val="001A770B"/>
    <w:rsid w:val="002229F8"/>
    <w:rsid w:val="00226A3D"/>
    <w:rsid w:val="00230001"/>
    <w:rsid w:val="00233EC6"/>
    <w:rsid w:val="002572E8"/>
    <w:rsid w:val="00271B7C"/>
    <w:rsid w:val="00283F67"/>
    <w:rsid w:val="002B0A17"/>
    <w:rsid w:val="002C02BE"/>
    <w:rsid w:val="002E48BB"/>
    <w:rsid w:val="002F24A3"/>
    <w:rsid w:val="002F7999"/>
    <w:rsid w:val="00320767"/>
    <w:rsid w:val="00343BA1"/>
    <w:rsid w:val="00351B60"/>
    <w:rsid w:val="00370525"/>
    <w:rsid w:val="0037398A"/>
    <w:rsid w:val="003744C4"/>
    <w:rsid w:val="003924B6"/>
    <w:rsid w:val="003B0144"/>
    <w:rsid w:val="003C4A7A"/>
    <w:rsid w:val="003E08E6"/>
    <w:rsid w:val="003E2212"/>
    <w:rsid w:val="00427F7C"/>
    <w:rsid w:val="00447545"/>
    <w:rsid w:val="00486745"/>
    <w:rsid w:val="004A0A9F"/>
    <w:rsid w:val="004D0851"/>
    <w:rsid w:val="004F666A"/>
    <w:rsid w:val="005077B7"/>
    <w:rsid w:val="005104F1"/>
    <w:rsid w:val="005112C9"/>
    <w:rsid w:val="00511661"/>
    <w:rsid w:val="005673CA"/>
    <w:rsid w:val="00572A43"/>
    <w:rsid w:val="00596558"/>
    <w:rsid w:val="00642DFC"/>
    <w:rsid w:val="00660E3C"/>
    <w:rsid w:val="006752C7"/>
    <w:rsid w:val="00675A1C"/>
    <w:rsid w:val="00686780"/>
    <w:rsid w:val="006900E8"/>
    <w:rsid w:val="006A09EF"/>
    <w:rsid w:val="006B59C5"/>
    <w:rsid w:val="006D0EEC"/>
    <w:rsid w:val="00702B31"/>
    <w:rsid w:val="007041D3"/>
    <w:rsid w:val="0071512E"/>
    <w:rsid w:val="00736DCF"/>
    <w:rsid w:val="00737A70"/>
    <w:rsid w:val="0079793B"/>
    <w:rsid w:val="007D2B29"/>
    <w:rsid w:val="007E2364"/>
    <w:rsid w:val="007E4750"/>
    <w:rsid w:val="00810935"/>
    <w:rsid w:val="00814CC9"/>
    <w:rsid w:val="00843DB4"/>
    <w:rsid w:val="008602B8"/>
    <w:rsid w:val="0086792F"/>
    <w:rsid w:val="008900A9"/>
    <w:rsid w:val="008C06C1"/>
    <w:rsid w:val="008D08A9"/>
    <w:rsid w:val="00945BDD"/>
    <w:rsid w:val="00954D54"/>
    <w:rsid w:val="00967483"/>
    <w:rsid w:val="00983FF4"/>
    <w:rsid w:val="009B3B42"/>
    <w:rsid w:val="009B7540"/>
    <w:rsid w:val="009C7D3A"/>
    <w:rsid w:val="009E13AE"/>
    <w:rsid w:val="009F4605"/>
    <w:rsid w:val="00A41782"/>
    <w:rsid w:val="00A63F83"/>
    <w:rsid w:val="00AB3140"/>
    <w:rsid w:val="00AD0E8F"/>
    <w:rsid w:val="00AF4700"/>
    <w:rsid w:val="00B07EBF"/>
    <w:rsid w:val="00B179F8"/>
    <w:rsid w:val="00B2568F"/>
    <w:rsid w:val="00B3288C"/>
    <w:rsid w:val="00B329AD"/>
    <w:rsid w:val="00B349D3"/>
    <w:rsid w:val="00B70D13"/>
    <w:rsid w:val="00B77B5B"/>
    <w:rsid w:val="00B85769"/>
    <w:rsid w:val="00BA1556"/>
    <w:rsid w:val="00BA748C"/>
    <w:rsid w:val="00BA7CC7"/>
    <w:rsid w:val="00BD2442"/>
    <w:rsid w:val="00BD2CC5"/>
    <w:rsid w:val="00C0096C"/>
    <w:rsid w:val="00C0197A"/>
    <w:rsid w:val="00C04F36"/>
    <w:rsid w:val="00C07421"/>
    <w:rsid w:val="00C6081F"/>
    <w:rsid w:val="00C65B17"/>
    <w:rsid w:val="00CA450B"/>
    <w:rsid w:val="00CC0271"/>
    <w:rsid w:val="00CE0B7F"/>
    <w:rsid w:val="00D12AB5"/>
    <w:rsid w:val="00D62C02"/>
    <w:rsid w:val="00D86BA3"/>
    <w:rsid w:val="00DA16DE"/>
    <w:rsid w:val="00DA1AC4"/>
    <w:rsid w:val="00DF3333"/>
    <w:rsid w:val="00E04291"/>
    <w:rsid w:val="00E5668A"/>
    <w:rsid w:val="00E9213B"/>
    <w:rsid w:val="00EA69E2"/>
    <w:rsid w:val="00EA6A7C"/>
    <w:rsid w:val="00EC36D8"/>
    <w:rsid w:val="00EE6859"/>
    <w:rsid w:val="00EF7052"/>
    <w:rsid w:val="00F1070D"/>
    <w:rsid w:val="00F2455D"/>
    <w:rsid w:val="00F25FA0"/>
    <w:rsid w:val="00F42E50"/>
    <w:rsid w:val="00F443E8"/>
    <w:rsid w:val="00F761D0"/>
    <w:rsid w:val="00F772B3"/>
    <w:rsid w:val="00FA0938"/>
    <w:rsid w:val="00FA093A"/>
    <w:rsid w:val="00FA39B6"/>
    <w:rsid w:val="00FB6A59"/>
    <w:rsid w:val="00FE1ED2"/>
    <w:rsid w:val="00FF7107"/>
    <w:rsid w:val="00FF7EC0"/>
    <w:rsid w:val="01904CDF"/>
    <w:rsid w:val="0228575C"/>
    <w:rsid w:val="0234F26B"/>
    <w:rsid w:val="02A7F6F5"/>
    <w:rsid w:val="0336FFF4"/>
    <w:rsid w:val="041E75D8"/>
    <w:rsid w:val="0480AB43"/>
    <w:rsid w:val="057EB7A1"/>
    <w:rsid w:val="0633BBF0"/>
    <w:rsid w:val="0662AD1E"/>
    <w:rsid w:val="06C6A872"/>
    <w:rsid w:val="07102F4D"/>
    <w:rsid w:val="073ACC7C"/>
    <w:rsid w:val="077F28D1"/>
    <w:rsid w:val="078AB456"/>
    <w:rsid w:val="080FC76D"/>
    <w:rsid w:val="082F89F3"/>
    <w:rsid w:val="086F4A57"/>
    <w:rsid w:val="08A49B5F"/>
    <w:rsid w:val="08A49B5F"/>
    <w:rsid w:val="09CFB6F0"/>
    <w:rsid w:val="0BC07D56"/>
    <w:rsid w:val="0D6CB20E"/>
    <w:rsid w:val="0E19781F"/>
    <w:rsid w:val="0E4EA6FC"/>
    <w:rsid w:val="0EE11596"/>
    <w:rsid w:val="0F025704"/>
    <w:rsid w:val="10C8A783"/>
    <w:rsid w:val="10D2F82C"/>
    <w:rsid w:val="10D2F82C"/>
    <w:rsid w:val="10E09498"/>
    <w:rsid w:val="10E5D18A"/>
    <w:rsid w:val="111CFB50"/>
    <w:rsid w:val="11AF18E5"/>
    <w:rsid w:val="1242DCE3"/>
    <w:rsid w:val="124C6C85"/>
    <w:rsid w:val="124F3E57"/>
    <w:rsid w:val="12FBB4E1"/>
    <w:rsid w:val="133EA777"/>
    <w:rsid w:val="13844D31"/>
    <w:rsid w:val="138ECE75"/>
    <w:rsid w:val="13A8011A"/>
    <w:rsid w:val="15044466"/>
    <w:rsid w:val="1557E616"/>
    <w:rsid w:val="15A263F4"/>
    <w:rsid w:val="15EC8571"/>
    <w:rsid w:val="16AE5B53"/>
    <w:rsid w:val="16C1F86D"/>
    <w:rsid w:val="173C5628"/>
    <w:rsid w:val="17D4C0F9"/>
    <w:rsid w:val="17F454DA"/>
    <w:rsid w:val="18928081"/>
    <w:rsid w:val="18D26732"/>
    <w:rsid w:val="1945A0A8"/>
    <w:rsid w:val="197BE249"/>
    <w:rsid w:val="19B192D9"/>
    <w:rsid w:val="19FBE0F3"/>
    <w:rsid w:val="1A1CA9C4"/>
    <w:rsid w:val="1ABC0376"/>
    <w:rsid w:val="1AFE72FD"/>
    <w:rsid w:val="1B6C5684"/>
    <w:rsid w:val="1C06EAA4"/>
    <w:rsid w:val="1C06EAA4"/>
    <w:rsid w:val="1C378E32"/>
    <w:rsid w:val="1C7FE41D"/>
    <w:rsid w:val="1CCF1862"/>
    <w:rsid w:val="1CE3B138"/>
    <w:rsid w:val="1D38EA28"/>
    <w:rsid w:val="1D65AF18"/>
    <w:rsid w:val="1DA97EB6"/>
    <w:rsid w:val="1DDD4FCA"/>
    <w:rsid w:val="1DEAE5F5"/>
    <w:rsid w:val="1E161024"/>
    <w:rsid w:val="1E6AC264"/>
    <w:rsid w:val="1EC0D954"/>
    <w:rsid w:val="1EDA3247"/>
    <w:rsid w:val="1EDC11F9"/>
    <w:rsid w:val="1EF2DAA5"/>
    <w:rsid w:val="1F6D5B04"/>
    <w:rsid w:val="1FC6CE9E"/>
    <w:rsid w:val="2021EC97"/>
    <w:rsid w:val="208032A4"/>
    <w:rsid w:val="20C145B4"/>
    <w:rsid w:val="212C3BFF"/>
    <w:rsid w:val="2247C47E"/>
    <w:rsid w:val="228C9466"/>
    <w:rsid w:val="2292A5A5"/>
    <w:rsid w:val="2341538F"/>
    <w:rsid w:val="2469EA82"/>
    <w:rsid w:val="24B2DEFC"/>
    <w:rsid w:val="24D0EB9B"/>
    <w:rsid w:val="258415B2"/>
    <w:rsid w:val="25CC8A14"/>
    <w:rsid w:val="25E075A9"/>
    <w:rsid w:val="267A9826"/>
    <w:rsid w:val="26DB2537"/>
    <w:rsid w:val="2758A48B"/>
    <w:rsid w:val="277180B5"/>
    <w:rsid w:val="2773E939"/>
    <w:rsid w:val="277F4B12"/>
    <w:rsid w:val="27AF1AAF"/>
    <w:rsid w:val="27F7F858"/>
    <w:rsid w:val="2819A93C"/>
    <w:rsid w:val="28204355"/>
    <w:rsid w:val="289FA655"/>
    <w:rsid w:val="28C6ACDE"/>
    <w:rsid w:val="2960EF68"/>
    <w:rsid w:val="2A14FE5E"/>
    <w:rsid w:val="2AA79A33"/>
    <w:rsid w:val="2B7319AE"/>
    <w:rsid w:val="2BF0DC81"/>
    <w:rsid w:val="2C413FCC"/>
    <w:rsid w:val="2CC63B68"/>
    <w:rsid w:val="2D87C95C"/>
    <w:rsid w:val="2DA5C35C"/>
    <w:rsid w:val="2DC14F3D"/>
    <w:rsid w:val="2E206753"/>
    <w:rsid w:val="2EA0147C"/>
    <w:rsid w:val="2EF7D68C"/>
    <w:rsid w:val="2FB883DE"/>
    <w:rsid w:val="2FFD78BD"/>
    <w:rsid w:val="3000EC10"/>
    <w:rsid w:val="30CD825C"/>
    <w:rsid w:val="30D205B5"/>
    <w:rsid w:val="31E242B8"/>
    <w:rsid w:val="31E242B8"/>
    <w:rsid w:val="32271AA0"/>
    <w:rsid w:val="325447EE"/>
    <w:rsid w:val="330C8D87"/>
    <w:rsid w:val="33EFBC70"/>
    <w:rsid w:val="34308F12"/>
    <w:rsid w:val="343D436E"/>
    <w:rsid w:val="34763A31"/>
    <w:rsid w:val="34770055"/>
    <w:rsid w:val="3508478B"/>
    <w:rsid w:val="358170AE"/>
    <w:rsid w:val="358170AE"/>
    <w:rsid w:val="36186080"/>
    <w:rsid w:val="361CDE65"/>
    <w:rsid w:val="3635BC12"/>
    <w:rsid w:val="3635BC12"/>
    <w:rsid w:val="364ED385"/>
    <w:rsid w:val="36BC0EB3"/>
    <w:rsid w:val="3751329B"/>
    <w:rsid w:val="3799040A"/>
    <w:rsid w:val="37B04AE6"/>
    <w:rsid w:val="37B04AE6"/>
    <w:rsid w:val="386B98D4"/>
    <w:rsid w:val="38B8027A"/>
    <w:rsid w:val="398B6666"/>
    <w:rsid w:val="39A490A8"/>
    <w:rsid w:val="39A5E815"/>
    <w:rsid w:val="39A5E815"/>
    <w:rsid w:val="39BA3A86"/>
    <w:rsid w:val="3A0F4CF4"/>
    <w:rsid w:val="3B1ABAB3"/>
    <w:rsid w:val="3C057267"/>
    <w:rsid w:val="3D6189D8"/>
    <w:rsid w:val="3E686864"/>
    <w:rsid w:val="3ED226F9"/>
    <w:rsid w:val="3F6A8941"/>
    <w:rsid w:val="3FA3FEDE"/>
    <w:rsid w:val="3FC64000"/>
    <w:rsid w:val="3FF2A160"/>
    <w:rsid w:val="40F3089B"/>
    <w:rsid w:val="40F3089B"/>
    <w:rsid w:val="4106D595"/>
    <w:rsid w:val="414967D9"/>
    <w:rsid w:val="41DDF16E"/>
    <w:rsid w:val="41ED1CDD"/>
    <w:rsid w:val="42530476"/>
    <w:rsid w:val="425B7020"/>
    <w:rsid w:val="42A34619"/>
    <w:rsid w:val="43FE4C42"/>
    <w:rsid w:val="443E7937"/>
    <w:rsid w:val="45B24808"/>
    <w:rsid w:val="45F4268D"/>
    <w:rsid w:val="45F4268D"/>
    <w:rsid w:val="471CEAAB"/>
    <w:rsid w:val="47287086"/>
    <w:rsid w:val="479A4113"/>
    <w:rsid w:val="47BA70BA"/>
    <w:rsid w:val="4887DA11"/>
    <w:rsid w:val="48A321E0"/>
    <w:rsid w:val="48C8CA2D"/>
    <w:rsid w:val="48CE5439"/>
    <w:rsid w:val="491D3D75"/>
    <w:rsid w:val="4941F3B3"/>
    <w:rsid w:val="49B5452E"/>
    <w:rsid w:val="4A49D23E"/>
    <w:rsid w:val="4AF326E6"/>
    <w:rsid w:val="4B0B09E5"/>
    <w:rsid w:val="4BA307D5"/>
    <w:rsid w:val="4C8785B0"/>
    <w:rsid w:val="4CBC88B9"/>
    <w:rsid w:val="4CD7DBAD"/>
    <w:rsid w:val="4D1D5251"/>
    <w:rsid w:val="4DAD5331"/>
    <w:rsid w:val="4E1011C4"/>
    <w:rsid w:val="4EA8B029"/>
    <w:rsid w:val="4F4C9C29"/>
    <w:rsid w:val="4F6613E2"/>
    <w:rsid w:val="4F729762"/>
    <w:rsid w:val="4FDF72FA"/>
    <w:rsid w:val="5031107D"/>
    <w:rsid w:val="5065CAB5"/>
    <w:rsid w:val="5132024B"/>
    <w:rsid w:val="518EEE8F"/>
    <w:rsid w:val="51A3815A"/>
    <w:rsid w:val="520C12ED"/>
    <w:rsid w:val="52636F5F"/>
    <w:rsid w:val="529C1589"/>
    <w:rsid w:val="533FB2E6"/>
    <w:rsid w:val="545E523F"/>
    <w:rsid w:val="547C7CE5"/>
    <w:rsid w:val="55C46860"/>
    <w:rsid w:val="55CE6709"/>
    <w:rsid w:val="55E7A3F8"/>
    <w:rsid w:val="56764B40"/>
    <w:rsid w:val="568EA35A"/>
    <w:rsid w:val="56C477D2"/>
    <w:rsid w:val="56D6D63F"/>
    <w:rsid w:val="57536DC4"/>
    <w:rsid w:val="57D09F46"/>
    <w:rsid w:val="58127C5C"/>
    <w:rsid w:val="58387BF7"/>
    <w:rsid w:val="5855D5DD"/>
    <w:rsid w:val="58A895A6"/>
    <w:rsid w:val="58F1077A"/>
    <w:rsid w:val="58F1077A"/>
    <w:rsid w:val="5908AFA9"/>
    <w:rsid w:val="5908AFA9"/>
    <w:rsid w:val="5A3BEBF3"/>
    <w:rsid w:val="5AA12FB7"/>
    <w:rsid w:val="5ADFD9F6"/>
    <w:rsid w:val="5B07AA27"/>
    <w:rsid w:val="5C8ACAF8"/>
    <w:rsid w:val="5CA89F85"/>
    <w:rsid w:val="5CA89F85"/>
    <w:rsid w:val="5D073202"/>
    <w:rsid w:val="5D70170E"/>
    <w:rsid w:val="5D8CA71C"/>
    <w:rsid w:val="5E1637CC"/>
    <w:rsid w:val="5E8D87B2"/>
    <w:rsid w:val="5F5126F8"/>
    <w:rsid w:val="5F9E1E95"/>
    <w:rsid w:val="5F9E1E95"/>
    <w:rsid w:val="603E067F"/>
    <w:rsid w:val="60CC1B91"/>
    <w:rsid w:val="60D9B188"/>
    <w:rsid w:val="60F84AC0"/>
    <w:rsid w:val="612F5FB0"/>
    <w:rsid w:val="61A073F8"/>
    <w:rsid w:val="6239B52A"/>
    <w:rsid w:val="62D579DC"/>
    <w:rsid w:val="63EC2F06"/>
    <w:rsid w:val="647C8B77"/>
    <w:rsid w:val="65152F3F"/>
    <w:rsid w:val="6515BB4D"/>
    <w:rsid w:val="65EBD732"/>
    <w:rsid w:val="660E453B"/>
    <w:rsid w:val="6696522A"/>
    <w:rsid w:val="669E0005"/>
    <w:rsid w:val="66BF3B53"/>
    <w:rsid w:val="66E92285"/>
    <w:rsid w:val="66EC7986"/>
    <w:rsid w:val="676A0F00"/>
    <w:rsid w:val="677FA264"/>
    <w:rsid w:val="68936AC4"/>
    <w:rsid w:val="68D3C7AA"/>
    <w:rsid w:val="6901DFFC"/>
    <w:rsid w:val="6901DFFC"/>
    <w:rsid w:val="691DD2D1"/>
    <w:rsid w:val="69BA8B55"/>
    <w:rsid w:val="69CBDC40"/>
    <w:rsid w:val="6A02D209"/>
    <w:rsid w:val="6A576092"/>
    <w:rsid w:val="6A7FBDCA"/>
    <w:rsid w:val="6A9CEB79"/>
    <w:rsid w:val="6AEB45DD"/>
    <w:rsid w:val="6AFDD6F3"/>
    <w:rsid w:val="6B514FD0"/>
    <w:rsid w:val="6BAC140B"/>
    <w:rsid w:val="6BC51990"/>
    <w:rsid w:val="6BE22888"/>
    <w:rsid w:val="6BE22888"/>
    <w:rsid w:val="6C9F6BBF"/>
    <w:rsid w:val="6CAAC148"/>
    <w:rsid w:val="6CAB65BD"/>
    <w:rsid w:val="6CD4AA1B"/>
    <w:rsid w:val="6CE038B6"/>
    <w:rsid w:val="6D3BE761"/>
    <w:rsid w:val="6D940E40"/>
    <w:rsid w:val="6E568C73"/>
    <w:rsid w:val="6EA7620C"/>
    <w:rsid w:val="6EA8C03A"/>
    <w:rsid w:val="6ECED6DD"/>
    <w:rsid w:val="6EFA88D8"/>
    <w:rsid w:val="6FE3F8CF"/>
    <w:rsid w:val="6FF7154E"/>
    <w:rsid w:val="70A51F07"/>
    <w:rsid w:val="70A52FEA"/>
    <w:rsid w:val="71787BE5"/>
    <w:rsid w:val="71DC86C1"/>
    <w:rsid w:val="7216B4D7"/>
    <w:rsid w:val="722A7B62"/>
    <w:rsid w:val="72B92CB3"/>
    <w:rsid w:val="72CD7A2D"/>
    <w:rsid w:val="7332D7AB"/>
    <w:rsid w:val="73A3900C"/>
    <w:rsid w:val="73A3CAA8"/>
    <w:rsid w:val="73AF7692"/>
    <w:rsid w:val="73F28EDC"/>
    <w:rsid w:val="740A1F35"/>
    <w:rsid w:val="75081D2E"/>
    <w:rsid w:val="757CCE08"/>
    <w:rsid w:val="7588A89C"/>
    <w:rsid w:val="76793F9B"/>
    <w:rsid w:val="7688BF3B"/>
    <w:rsid w:val="771C69D0"/>
    <w:rsid w:val="773A8324"/>
    <w:rsid w:val="7771DCF2"/>
    <w:rsid w:val="77BC87E3"/>
    <w:rsid w:val="7857FAD1"/>
    <w:rsid w:val="7857FAD1"/>
    <w:rsid w:val="78F486C4"/>
    <w:rsid w:val="7930425E"/>
    <w:rsid w:val="79D7C1DF"/>
    <w:rsid w:val="7A4FCB42"/>
    <w:rsid w:val="7A8100DA"/>
    <w:rsid w:val="7AAC9BAF"/>
    <w:rsid w:val="7ACE71EC"/>
    <w:rsid w:val="7B76A770"/>
    <w:rsid w:val="7BAD1BC4"/>
    <w:rsid w:val="7C35D20B"/>
    <w:rsid w:val="7C7F5B7E"/>
    <w:rsid w:val="7D08C68B"/>
    <w:rsid w:val="7D40FFD9"/>
    <w:rsid w:val="7DA3D210"/>
    <w:rsid w:val="7DA52D7E"/>
    <w:rsid w:val="7DA918DA"/>
    <w:rsid w:val="7E03F26A"/>
    <w:rsid w:val="7E751821"/>
    <w:rsid w:val="7E9936E0"/>
    <w:rsid w:val="7EBEB0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7D7DC"/>
  <w15:chartTrackingRefBased/>
  <w15:docId w15:val="{64ADCC74-C8AC-418B-8664-4D3A2AE7AC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Typewriter"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uiPriority w:val="0"/>
    <w:name w:val="Normal"/>
    <w:qFormat/>
    <w:rsid w:val="5E8D87B2"/>
    <w:rPr>
      <w:noProof w:val="0"/>
      <w:sz w:val="24"/>
      <w:szCs w:val="24"/>
      <w:lang w:val="hr-HR" w:eastAsia="en-US"/>
    </w:rPr>
    <w:pPr>
      <w:spacing w:before="120" w:after="60" w:line="360" w:lineRule="auto"/>
      <w:jc w:val="both"/>
    </w:pPr>
  </w:style>
  <w:style w:type="paragraph" w:styleId="Heading1">
    <w:uiPriority w:val="1"/>
    <w:name w:val="heading 1"/>
    <w:basedOn w:val="Normal"/>
    <w:next w:val="Normal"/>
    <w:qFormat/>
    <w:rsid w:val="5E8D87B2"/>
    <w:rPr>
      <w:rFonts w:ascii="Arial" w:hAnsi="Arial" w:cs="Arial"/>
      <w:b w:val="1"/>
      <w:bCs w:val="1"/>
      <w:sz w:val="36"/>
      <w:szCs w:val="36"/>
    </w:rPr>
    <w:pPr>
      <w:keepNext w:val="1"/>
      <w:pageBreakBefore w:val="1"/>
      <w:numPr>
        <w:numId w:val="1"/>
      </w:numPr>
      <w:spacing w:before="600" w:after="480"/>
      <w:outlineLvl w:val="0"/>
    </w:pPr>
  </w:style>
  <w:style w:type="paragraph" w:styleId="Heading2">
    <w:uiPriority w:val="1"/>
    <w:name w:val="heading 2"/>
    <w:basedOn w:val="Normal"/>
    <w:next w:val="Normal"/>
    <w:qFormat/>
    <w:rsid w:val="5E8D87B2"/>
    <w:rPr>
      <w:rFonts w:ascii="Arial" w:hAnsi="Arial" w:cs="Arial"/>
      <w:b w:val="1"/>
      <w:bCs w:val="1"/>
      <w:sz w:val="32"/>
      <w:szCs w:val="32"/>
    </w:rPr>
    <w:pPr>
      <w:keepNext w:val="1"/>
      <w:numPr>
        <w:ilvl w:val="1"/>
        <w:numId w:val="1"/>
      </w:numPr>
      <w:tabs>
        <w:tab w:val="left" w:leader="none" w:pos="851"/>
      </w:tabs>
      <w:spacing w:before="360" w:after="240"/>
      <w:outlineLvl w:val="1"/>
    </w:pPr>
  </w:style>
  <w:style w:type="paragraph" w:styleId="Heading3">
    <w:uiPriority w:val="1"/>
    <w:name w:val="heading 3"/>
    <w:basedOn w:val="Normal"/>
    <w:next w:val="Normal"/>
    <w:qFormat/>
    <w:rsid w:val="5E8D87B2"/>
    <w:rPr>
      <w:rFonts w:ascii="Arial" w:hAnsi="Arial" w:cs="Arial"/>
      <w:b w:val="1"/>
      <w:bCs w:val="1"/>
      <w:sz w:val="28"/>
      <w:szCs w:val="28"/>
    </w:rPr>
    <w:pPr>
      <w:keepNext w:val="1"/>
      <w:numPr>
        <w:ilvl w:val="2"/>
        <w:numId w:val="1"/>
      </w:numPr>
      <w:spacing w:before="240" w:after="240"/>
      <w:outlineLvl w:val="2"/>
    </w:pPr>
  </w:style>
  <w:style w:type="paragraph" w:styleId="Heading4">
    <w:uiPriority w:val="1"/>
    <w:name w:val="heading 4"/>
    <w:basedOn w:val="Normal"/>
    <w:next w:val="Normal"/>
    <w:qFormat/>
    <w:rsid w:val="5E8D87B2"/>
    <w:rPr>
      <w:b w:val="1"/>
      <w:bCs w:val="1"/>
      <w:sz w:val="28"/>
      <w:szCs w:val="28"/>
    </w:rPr>
    <w:pPr>
      <w:keepNext w:val="1"/>
      <w:numPr>
        <w:ilvl w:val="3"/>
        <w:numId w:val="1"/>
      </w:numPr>
      <w:spacing w:before="240"/>
      <w:outlineLvl w:val="3"/>
    </w:pPr>
  </w:style>
  <w:style w:type="paragraph" w:styleId="Heading5">
    <w:uiPriority w:val="1"/>
    <w:name w:val="heading 5"/>
    <w:basedOn w:val="Normal"/>
    <w:next w:val="Normal"/>
    <w:qFormat/>
    <w:rsid w:val="5E8D87B2"/>
    <w:rPr>
      <w:b w:val="1"/>
      <w:bCs w:val="1"/>
      <w:i w:val="1"/>
      <w:iCs w:val="1"/>
      <w:sz w:val="26"/>
      <w:szCs w:val="26"/>
    </w:rPr>
    <w:pPr>
      <w:numPr>
        <w:ilvl w:val="4"/>
        <w:numId w:val="1"/>
      </w:numPr>
      <w:spacing w:before="240"/>
      <w:outlineLvl w:val="4"/>
    </w:pPr>
  </w:style>
  <w:style w:type="paragraph" w:styleId="Heading6">
    <w:uiPriority w:val="1"/>
    <w:name w:val="heading 6"/>
    <w:basedOn w:val="Normal"/>
    <w:next w:val="Normal"/>
    <w:qFormat/>
    <w:rsid w:val="5E8D87B2"/>
    <w:rPr>
      <w:b w:val="1"/>
      <w:bCs w:val="1"/>
      <w:sz w:val="22"/>
      <w:szCs w:val="22"/>
    </w:rPr>
    <w:pPr>
      <w:numPr>
        <w:ilvl w:val="5"/>
        <w:numId w:val="1"/>
      </w:numPr>
      <w:spacing w:before="240"/>
      <w:outlineLvl w:val="5"/>
    </w:pPr>
  </w:style>
  <w:style w:type="paragraph" w:styleId="Heading7">
    <w:uiPriority w:val="1"/>
    <w:name w:val="heading 7"/>
    <w:basedOn w:val="Normal"/>
    <w:next w:val="Normal"/>
    <w:qFormat/>
    <w:rsid w:val="5E8D87B2"/>
    <w:pPr>
      <w:numPr>
        <w:ilvl w:val="6"/>
        <w:numId w:val="1"/>
      </w:numPr>
      <w:spacing w:before="240"/>
      <w:outlineLvl w:val="6"/>
    </w:pPr>
  </w:style>
  <w:style w:type="paragraph" w:styleId="Heading8">
    <w:uiPriority w:val="1"/>
    <w:name w:val="heading 8"/>
    <w:basedOn w:val="Normal"/>
    <w:next w:val="Normal"/>
    <w:qFormat/>
    <w:rsid w:val="5E8D87B2"/>
    <w:rPr>
      <w:i w:val="1"/>
      <w:iCs w:val="1"/>
    </w:rPr>
    <w:pPr>
      <w:numPr>
        <w:ilvl w:val="7"/>
        <w:numId w:val="1"/>
      </w:numPr>
      <w:spacing w:before="240"/>
      <w:outlineLvl w:val="7"/>
    </w:pPr>
  </w:style>
  <w:style w:type="paragraph" w:styleId="Heading9">
    <w:uiPriority w:val="1"/>
    <w:name w:val="heading 9"/>
    <w:basedOn w:val="Normal"/>
    <w:next w:val="Normal"/>
    <w:qFormat/>
    <w:rsid w:val="5E8D87B2"/>
    <w:rPr>
      <w:rFonts w:ascii="Arial" w:hAnsi="Arial" w:cs="Arial"/>
      <w:sz w:val="22"/>
      <w:szCs w:val="22"/>
    </w:rPr>
    <w:pPr>
      <w:numPr>
        <w:ilvl w:val="8"/>
        <w:numId w:val="1"/>
      </w:numPr>
      <w:spacing w:before="240"/>
      <w:outlineLvl w:val="8"/>
    </w:p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Caption">
    <w:uiPriority w:val="1"/>
    <w:name w:val="caption"/>
    <w:basedOn w:val="Normal"/>
    <w:next w:val="Normal"/>
    <w:qFormat/>
    <w:rsid w:val="5E8D87B2"/>
    <w:rPr>
      <w:sz w:val="22"/>
      <w:szCs w:val="22"/>
    </w:rPr>
    <w:pPr>
      <w:spacing w:after="120"/>
      <w:jc w:val="center"/>
    </w:pPr>
  </w:style>
  <w:style w:type="paragraph" w:styleId="bullet1" w:customStyle="1">
    <w:name w:val="bullet1"/>
    <w:pPr>
      <w:numPr>
        <w:numId w:val="2"/>
      </w:numPr>
      <w:spacing w:line="360" w:lineRule="auto"/>
    </w:pPr>
    <w:rPr>
      <w:sz w:val="24"/>
      <w:lang w:val="en-GB" w:eastAsia="en-US"/>
    </w:rPr>
  </w:style>
  <w:style w:type="paragraph" w:styleId="bullet2" w:customStyle="1">
    <w:name w:val="bullet2"/>
    <w:rsid w:val="003E2212"/>
    <w:pPr>
      <w:numPr>
        <w:numId w:val="3"/>
      </w:numPr>
      <w:tabs>
        <w:tab w:val="left" w:pos="851"/>
      </w:tabs>
      <w:spacing w:after="60"/>
      <w:ind w:left="850" w:hanging="425"/>
    </w:pPr>
    <w:rPr>
      <w:sz w:val="24"/>
      <w:szCs w:val="24"/>
      <w:lang w:val="en-GB" w:eastAsia="en-US"/>
    </w:rPr>
  </w:style>
  <w:style w:type="paragraph" w:styleId="Podnaslov" w:customStyle="1">
    <w:name w:val="Podnaslov"/>
    <w:pPr>
      <w:spacing w:before="120" w:after="120"/>
    </w:pPr>
    <w:rPr>
      <w:rFonts w:ascii="Arial" w:hAnsi="Arial"/>
      <w:b/>
      <w:sz w:val="24"/>
      <w:lang w:val="en-GB" w:eastAsia="en-US"/>
    </w:rPr>
  </w:style>
  <w:style w:type="paragraph" w:styleId="bullet1brojevi" w:customStyle="1">
    <w:name w:val="bullet1brojevi"/>
    <w:pPr>
      <w:numPr>
        <w:numId w:val="4"/>
      </w:numPr>
      <w:spacing w:line="360" w:lineRule="auto"/>
    </w:pPr>
    <w:rPr>
      <w:sz w:val="24"/>
      <w:lang w:val="en-GB" w:eastAsia="en-US"/>
    </w:rPr>
  </w:style>
  <w:style w:type="paragraph" w:styleId="bullet1slova" w:customStyle="1">
    <w:name w:val="bullet1slova"/>
    <w:rsid w:val="003E2212"/>
    <w:pPr>
      <w:numPr>
        <w:numId w:val="5"/>
      </w:numPr>
      <w:tabs>
        <w:tab w:val="clear" w:pos="851"/>
        <w:tab w:val="left" w:pos="425"/>
      </w:tabs>
      <w:spacing w:line="360" w:lineRule="auto"/>
      <w:ind w:left="0" w:firstLine="0"/>
    </w:pPr>
    <w:rPr>
      <w:sz w:val="24"/>
      <w:lang w:val="en-GB" w:eastAsia="en-US"/>
    </w:rPr>
  </w:style>
  <w:style w:type="paragraph" w:styleId="bullet2brojevi" w:customStyle="1">
    <w:name w:val="bullet2brojevi"/>
    <w:rsid w:val="003E2212"/>
    <w:pPr>
      <w:numPr>
        <w:numId w:val="6"/>
      </w:numPr>
      <w:tabs>
        <w:tab w:val="num" w:leader="none" w:pos="850"/>
      </w:tabs>
      <w:spacing w:after="60"/>
    </w:pPr>
    <w:rPr>
      <w:sz w:val="24"/>
      <w:lang w:val="en-GB" w:eastAsia="en-US"/>
    </w:rPr>
  </w:style>
  <w:style w:type="paragraph" w:styleId="bullet2slova" w:customStyle="1">
    <w:name w:val="bullet2slova"/>
    <w:rsid w:val="003E2212"/>
    <w:pPr>
      <w:numPr>
        <w:numId w:val="7"/>
      </w:numPr>
      <w:tabs>
        <w:tab w:val="num" w:leader="none" w:pos="851"/>
      </w:tabs>
      <w:spacing w:after="60"/>
      <w:ind w:left="850" w:hanging="425"/>
    </w:pPr>
    <w:rPr>
      <w:sz w:val="24"/>
      <w:lang w:val="en-GB" w:eastAsia="en-US"/>
    </w:rPr>
  </w:style>
  <w:style w:type="paragraph" w:styleId="slika" w:customStyle="1">
    <w:name w:val="slika"/>
    <w:pPr>
      <w:spacing w:before="120"/>
      <w:jc w:val="center"/>
    </w:pPr>
    <w:rPr>
      <w:sz w:val="24"/>
      <w:lang w:val="en-GB" w:eastAsia="en-US"/>
    </w:rPr>
  </w:style>
  <w:style w:type="paragraph" w:styleId="Header">
    <w:name w:val="header"/>
    <w:pPr>
      <w:pBdr>
        <w:bottom w:val="single" w:color="auto" w:sz="4" w:space="1"/>
      </w:pBdr>
      <w:tabs>
        <w:tab w:val="right" w:pos="7088"/>
      </w:tabs>
      <w:spacing w:after="240"/>
    </w:pPr>
    <w:rPr>
      <w:rFonts w:ascii="Arial" w:hAnsi="Arial"/>
      <w:lang w:val="en-GB" w:eastAsia="en-US"/>
    </w:rPr>
  </w:style>
  <w:style w:type="paragraph" w:styleId="NormalIndent">
    <w:uiPriority w:val="1"/>
    <w:name w:val="Normal Indent"/>
    <w:basedOn w:val="Normal"/>
    <w:rsid w:val="5E8D87B2"/>
    <w:pPr>
      <w:ind w:left="720"/>
    </w:pPr>
  </w:style>
  <w:style w:type="paragraph" w:styleId="Footer">
    <w:uiPriority w:val="99"/>
    <w:name w:val="footer"/>
    <w:basedOn w:val="Normal"/>
    <w:link w:val="FooterChar"/>
    <w:rsid w:val="5E8D87B2"/>
    <w:pPr>
      <w:tabs>
        <w:tab w:val="center" w:leader="none" w:pos="4536"/>
        <w:tab w:val="right" w:leader="none"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styleId="literatura" w:customStyle="1">
    <w:name w:val="literatura"/>
    <w:pPr>
      <w:numPr>
        <w:numId w:val="9"/>
      </w:numPr>
      <w:spacing w:before="120" w:after="120"/>
    </w:pPr>
    <w:rPr>
      <w:sz w:val="24"/>
      <w:lang w:val="en-GB" w:eastAsia="en-US"/>
    </w:rPr>
  </w:style>
  <w:style w:type="paragraph" w:styleId="TOC1">
    <w:uiPriority w:val="39"/>
    <w:name w:val="toc 1"/>
    <w:basedOn w:val="Normal"/>
    <w:next w:val="Normal"/>
    <w:rsid w:val="5E8D87B2"/>
  </w:style>
  <w:style w:type="paragraph" w:styleId="formula" w:customStyle="1">
    <w:name w:val="formula"/>
    <w:pPr>
      <w:spacing w:before="120" w:after="120" w:line="360" w:lineRule="auto"/>
      <w:jc w:val="center"/>
    </w:pPr>
    <w:rPr>
      <w:sz w:val="24"/>
      <w:lang w:val="en-GB" w:eastAsia="en-US"/>
    </w:rPr>
  </w:style>
  <w:style w:type="paragraph" w:styleId="TOC2">
    <w:uiPriority w:val="39"/>
    <w:name w:val="toc 2"/>
    <w:basedOn w:val="Normal"/>
    <w:next w:val="Normal"/>
    <w:rsid w:val="5E8D87B2"/>
    <w:pPr>
      <w:ind w:left="240"/>
    </w:pPr>
  </w:style>
  <w:style w:type="paragraph" w:styleId="TOC3">
    <w:uiPriority w:val="39"/>
    <w:name w:val="toc 3"/>
    <w:basedOn w:val="Normal"/>
    <w:next w:val="Normal"/>
    <w:rsid w:val="5E8D87B2"/>
    <w:pPr>
      <w:ind w:left="480"/>
    </w:pPr>
  </w:style>
  <w:style w:type="paragraph" w:styleId="TOC4">
    <w:uiPriority w:val="1"/>
    <w:name w:val="toc 4"/>
    <w:basedOn w:val="Normal"/>
    <w:next w:val="Normal"/>
    <w:semiHidden/>
    <w:rsid w:val="5E8D87B2"/>
    <w:pPr>
      <w:ind w:left="720"/>
    </w:pPr>
  </w:style>
  <w:style w:type="paragraph" w:styleId="TOC5">
    <w:uiPriority w:val="1"/>
    <w:name w:val="toc 5"/>
    <w:basedOn w:val="Normal"/>
    <w:next w:val="Normal"/>
    <w:semiHidden/>
    <w:rsid w:val="5E8D87B2"/>
    <w:pPr>
      <w:ind w:left="960"/>
    </w:pPr>
  </w:style>
  <w:style w:type="paragraph" w:styleId="TOC6">
    <w:uiPriority w:val="1"/>
    <w:name w:val="toc 6"/>
    <w:basedOn w:val="Normal"/>
    <w:next w:val="Normal"/>
    <w:semiHidden/>
    <w:rsid w:val="5E8D87B2"/>
    <w:pPr>
      <w:ind w:left="1200"/>
    </w:pPr>
  </w:style>
  <w:style w:type="paragraph" w:styleId="TOC7">
    <w:uiPriority w:val="1"/>
    <w:name w:val="toc 7"/>
    <w:basedOn w:val="Normal"/>
    <w:next w:val="Normal"/>
    <w:semiHidden/>
    <w:rsid w:val="5E8D87B2"/>
    <w:pPr>
      <w:ind w:left="1440"/>
    </w:pPr>
  </w:style>
  <w:style w:type="paragraph" w:styleId="TOC8">
    <w:uiPriority w:val="1"/>
    <w:name w:val="toc 8"/>
    <w:basedOn w:val="Normal"/>
    <w:next w:val="Normal"/>
    <w:semiHidden/>
    <w:rsid w:val="5E8D87B2"/>
    <w:pPr>
      <w:ind w:left="1680"/>
    </w:pPr>
  </w:style>
  <w:style w:type="paragraph" w:styleId="TOC9">
    <w:uiPriority w:val="1"/>
    <w:name w:val="toc 9"/>
    <w:basedOn w:val="Normal"/>
    <w:next w:val="Normal"/>
    <w:semiHidden/>
    <w:rsid w:val="5E8D87B2"/>
    <w:pPr>
      <w:ind w:left="1920"/>
    </w:pPr>
  </w:style>
  <w:style w:type="paragraph" w:styleId="Dodatak" w:customStyle="1">
    <w:name w:val="Dodatak"/>
    <w:rsid w:val="000622F9"/>
    <w:pPr>
      <w:jc w:val="center"/>
    </w:pPr>
    <w:rPr>
      <w:rFonts w:ascii="Arial" w:hAnsi="Arial"/>
      <w:b/>
      <w:sz w:val="36"/>
      <w:lang w:val="en-GB" w:eastAsia="en-US"/>
    </w:rPr>
  </w:style>
  <w:style w:type="paragraph" w:styleId="nabrajanje" w:customStyle="true">
    <w:uiPriority w:val="1"/>
    <w:name w:val="nabrajanje"/>
    <w:basedOn w:val="Normal"/>
    <w:rsid w:val="5E8D87B2"/>
    <w:pPr>
      <w:tabs>
        <w:tab w:val="left" w:leader="none" w:pos="840"/>
        <w:tab w:val="left" w:leader="none" w:pos="5040"/>
      </w:tabs>
    </w:pPr>
  </w:style>
  <w:style w:type="paragraph" w:styleId="Figure" w:customStyle="true">
    <w:uiPriority w:val="1"/>
    <w:name w:val="Figure"/>
    <w:basedOn w:val="Normal"/>
    <w:rsid w:val="5E8D87B2"/>
    <w:rPr>
      <w:rFonts w:ascii="Arial" w:hAnsi="Arial" w:cs="Arial"/>
    </w:rPr>
    <w:pPr>
      <w:spacing w:before="240" w:after="120"/>
      <w:jc w:val="center"/>
    </w:pPr>
  </w:style>
  <w:style w:type="paragraph" w:styleId="Ostalo" w:customStyle="true">
    <w:uiPriority w:val="1"/>
    <w:name w:val="Ostalo"/>
    <w:basedOn w:val="Normal"/>
    <w:rsid w:val="5E8D87B2"/>
    <w:rPr>
      <w:rFonts w:ascii="Arial" w:hAnsi="Arial" w:cs="Arial"/>
      <w:b w:val="1"/>
      <w:bCs w:val="1"/>
    </w:rPr>
    <w:pPr>
      <w:spacing w:before="0" w:after="120"/>
    </w:pPr>
  </w:style>
  <w:style w:type="table" w:styleId="TableGrid">
    <w:name w:val="Table Grid"/>
    <w:basedOn w:val="TableNormal"/>
    <w:rsid w:val="00370525"/>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Kdutekstu" w:customStyle="true">
    <w:uiPriority w:val="1"/>
    <w:name w:val="Kôd u tekstu"/>
    <w:basedOn w:val="Normal"/>
    <w:link w:val="KdutekstuChar"/>
    <w:qFormat/>
    <w:rsid w:val="5E8D87B2"/>
    <w:rPr>
      <w:rFonts w:ascii="Courier New" w:hAnsi="Courier New" w:cs="Courier New"/>
      <w:sz w:val="20"/>
      <w:szCs w:val="20"/>
    </w:rPr>
  </w:style>
  <w:style w:type="paragraph" w:styleId="NormalWeb">
    <w:uiPriority w:val="99"/>
    <w:name w:val="Normal (Web)"/>
    <w:basedOn w:val="Normal"/>
    <w:unhideWhenUsed/>
    <w:rsid w:val="5E8D87B2"/>
    <w:rPr>
      <w:lang w:eastAsia="hr-HR"/>
    </w:rPr>
    <w:pPr>
      <w:spacing w:beforeAutospacing="on" w:afterAutospacing="on"/>
      <w:jc w:val="left"/>
    </w:pPr>
  </w:style>
  <w:style w:type="character" w:styleId="HTMLTypewriter">
    <w:name w:val="HTML Typewriter"/>
    <w:uiPriority w:val="99"/>
    <w:unhideWhenUsed/>
    <w:rsid w:val="00C6081F"/>
    <w:rPr>
      <w:rFonts w:ascii="Courier New" w:hAnsi="Courier New" w:eastAsia="Times New Roman" w:cs="Courier New"/>
      <w:sz w:val="20"/>
      <w:szCs w:val="20"/>
    </w:rPr>
  </w:style>
  <w:style w:type="character" w:styleId="CommentReference">
    <w:name w:val="Comment Reference"/>
    <w:rsid w:val="00843DB4"/>
    <w:rPr>
      <w:sz w:val="16"/>
      <w:szCs w:val="16"/>
    </w:rPr>
  </w:style>
  <w:style w:type="paragraph" w:styleId="CommentText">
    <w:uiPriority w:val="1"/>
    <w:name w:val="Comment Text"/>
    <w:basedOn w:val="Normal"/>
    <w:link w:val="CommentTextChar"/>
    <w:rsid w:val="5E8D87B2"/>
    <w:rPr>
      <w:sz w:val="20"/>
      <w:szCs w:val="20"/>
    </w:rPr>
  </w:style>
  <w:style w:type="character" w:styleId="CommentTextChar" w:customStyle="1">
    <w:name w:val="Comment Text Char"/>
    <w:link w:val="CommentText"/>
    <w:rsid w:val="00843DB4"/>
    <w:rPr>
      <w:lang w:eastAsia="en-US"/>
    </w:rPr>
  </w:style>
  <w:style w:type="paragraph" w:styleId="CommentSubject">
    <w:name w:val="Comment Subject"/>
    <w:basedOn w:val="CommentText"/>
    <w:next w:val="CommentText"/>
    <w:link w:val="CommentSubjectChar"/>
    <w:rsid w:val="00843DB4"/>
    <w:rPr>
      <w:b/>
      <w:bCs/>
    </w:rPr>
  </w:style>
  <w:style w:type="character" w:styleId="CommentSubjectChar" w:customStyle="1">
    <w:name w:val="Comment Subject Char"/>
    <w:link w:val="CommentSubject"/>
    <w:rsid w:val="00843DB4"/>
    <w:rPr>
      <w:b/>
      <w:bCs/>
      <w:lang w:eastAsia="en-US"/>
    </w:rPr>
  </w:style>
  <w:style w:type="paragraph" w:styleId="BalloonText">
    <w:uiPriority w:val="1"/>
    <w:name w:val="Balloon Text"/>
    <w:basedOn w:val="Normal"/>
    <w:link w:val="BalloonTextChar"/>
    <w:rsid w:val="5E8D87B2"/>
    <w:rPr>
      <w:rFonts w:ascii="Tahoma" w:hAnsi="Tahoma" w:cs="Tahoma"/>
      <w:sz w:val="16"/>
      <w:szCs w:val="16"/>
    </w:rPr>
    <w:pPr>
      <w:spacing w:before="0" w:after="0"/>
    </w:pPr>
  </w:style>
  <w:style w:type="character" w:styleId="BalloonTextChar" w:customStyle="1">
    <w:name w:val="Balloon Text Char"/>
    <w:link w:val="BalloonText"/>
    <w:rsid w:val="00843DB4"/>
    <w:rPr>
      <w:rFonts w:ascii="Tahoma" w:hAnsi="Tahoma" w:cs="Tahoma"/>
      <w:sz w:val="16"/>
      <w:szCs w:val="16"/>
      <w:lang w:eastAsia="en-US"/>
    </w:rPr>
  </w:style>
  <w:style w:type="paragraph" w:styleId="Kd" w:customStyle="1">
    <w:name w:val="Kôd"/>
    <w:qFormat/>
    <w:rsid w:val="00F761D0"/>
    <w:pPr>
      <w:spacing w:line="360" w:lineRule="auto"/>
      <w:ind w:left="1440"/>
    </w:pPr>
    <w:rPr>
      <w:rFonts w:ascii="Courier New" w:hAnsi="Courier New"/>
      <w:szCs w:val="24"/>
      <w:lang w:val="hr-HR" w:eastAsia="hr-HR"/>
    </w:rPr>
  </w:style>
  <w:style w:type="character" w:styleId="FooterChar" w:customStyle="1">
    <w:name w:val="Footer Char"/>
    <w:link w:val="Footer"/>
    <w:uiPriority w:val="99"/>
    <w:rsid w:val="006900E8"/>
    <w:rPr>
      <w:sz w:val="24"/>
      <w:szCs w:val="24"/>
      <w:lang w:eastAsia="en-US"/>
    </w:rPr>
  </w:style>
  <w:style w:type="character" w:styleId="KdutekstuChar" w:customStyle="1">
    <w:name w:val="Kôd u tekstu Char"/>
    <w:link w:val="Kdutekstu"/>
    <w:rsid w:val="00F761D0"/>
    <w:rPr>
      <w:rFonts w:ascii="Courier New" w:hAnsi="Courier New" w:cs="Courier New"/>
      <w:lang w:eastAsia="en-US"/>
    </w:rPr>
  </w:style>
  <w:style w:type="character" w:styleId="fontstyle01" w:customStyle="1">
    <w:name w:val="fontstyle01"/>
    <w:rsid w:val="00283F67"/>
    <w:rPr>
      <w:rFonts w:hint="default" w:ascii="TimesNewRomanPSMT" w:hAnsi="TimesNewRomanPSMT"/>
      <w:b w:val="0"/>
      <w:bCs w:val="0"/>
      <w:i w:val="0"/>
      <w:iCs w:val="0"/>
      <w:color w:val="000000"/>
      <w:sz w:val="24"/>
      <w:szCs w:val="24"/>
    </w:rPr>
  </w:style>
  <w:style w:type="character" w:styleId="fontstyle21" w:customStyle="1">
    <w:name w:val="fontstyle21"/>
    <w:rsid w:val="00283F67"/>
    <w:rPr>
      <w:rFonts w:hint="default" w:ascii="TimesNewRomanPS-BoldMT" w:hAnsi="TimesNewRomanPS-BoldMT"/>
      <w:b/>
      <w:bCs/>
      <w:i w:val="0"/>
      <w:iCs w:val="0"/>
      <w:color w:val="000000"/>
      <w:sz w:val="24"/>
      <w:szCs w:val="24"/>
    </w:rPr>
  </w:style>
  <w:style w:type="character" w:styleId="FollowedHyperlink">
    <w:name w:val="FollowedHyperlink"/>
    <w:rsid w:val="00B07EBF"/>
    <w:rPr>
      <w:color w:val="800080"/>
      <w:u w:val="single"/>
    </w:rPr>
  </w:style>
  <w:style w:type="paragraph" w:styleId="ListParagraph">
    <w:uiPriority w:val="34"/>
    <w:name w:val="List Paragraph"/>
    <w:basedOn w:val="Normal"/>
    <w:qFormat/>
    <w:rsid w:val="5E8D87B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26"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fontTable" Target="fontTable.xml" Id="rId28"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footer" Target="footer3.xml" Id="rId27" /><Relationship Type="http://schemas.openxmlformats.org/officeDocument/2006/relationships/image" Target="/media/image9.png" Id="rId1256585260" /><Relationship Type="http://schemas.openxmlformats.org/officeDocument/2006/relationships/comments" Target="comments.xml" Id="Ra71ca713001d4ebd" /><Relationship Type="http://schemas.microsoft.com/office/2016/09/relationships/commentsIds" Target="commentsIds.xml" Id="R819db7da62874588" /><Relationship Type="http://schemas.microsoft.com/office/2011/relationships/commentsExtended" Target="commentsExtended.xml" Id="R2628fccb5cf44d04" /><Relationship Type="http://schemas.microsoft.com/office/2018/08/relationships/commentsExtensible" Target="commentsExtensible.xml" Id="R756e3176072a4718" /><Relationship Type="http://schemas.microsoft.com/office/2011/relationships/people" Target="people.xml" Id="R548836ac00d04f0b" /><Relationship Type="http://schemas.openxmlformats.org/officeDocument/2006/relationships/image" Target="/media/imagea.png" Id="rId1178088086" /><Relationship Type="http://schemas.openxmlformats.org/officeDocument/2006/relationships/image" Target="/media/imageb.png" Id="rId1773293468" /><Relationship Type="http://schemas.openxmlformats.org/officeDocument/2006/relationships/image" Target="/media/imagec.png" Id="rId649651926" /><Relationship Type="http://schemas.openxmlformats.org/officeDocument/2006/relationships/image" Target="/media/imaged.png" Id="rId1477595934" /><Relationship Type="http://schemas.openxmlformats.org/officeDocument/2006/relationships/image" Target="/media/imagee.png" Id="rId1376621410" /><Relationship Type="http://schemas.openxmlformats.org/officeDocument/2006/relationships/image" Target="/media/imagef.png" Id="rId596186507" /><Relationship Type="http://schemas.openxmlformats.org/officeDocument/2006/relationships/image" Target="/media/image10.png" Id="rId920928545" /><Relationship Type="http://schemas.openxmlformats.org/officeDocument/2006/relationships/image" Target="/media/image11.png" Id="rId470797364" /><Relationship Type="http://schemas.openxmlformats.org/officeDocument/2006/relationships/image" Target="/media/image12.png" Id="rId1382479844" /><Relationship Type="http://schemas.openxmlformats.org/officeDocument/2006/relationships/image" Target="/media/image13.png" Id="rId1765695848" /><Relationship Type="http://schemas.openxmlformats.org/officeDocument/2006/relationships/hyperlink" Target="https://cfreds.nist.gov/" TargetMode="External" Id="R0dbb3048953e479d" /><Relationship Type="http://schemas.openxmlformats.org/officeDocument/2006/relationships/hyperlink" Target="https://github.com/greatzh/Image-Forgery-Datasets-List/blob/main/README.md" TargetMode="External" Id="R922fa21532ec4598" /><Relationship Type="http://schemas.openxmlformats.org/officeDocument/2006/relationships/hyperlink" Target="https://cfreds.nist.gov/all/JiwonLee%2FDonggukUniversity/ManipulatedImageDataset" TargetMode="External" Id="Rd28734daea7842af" /><Relationship Type="http://schemas.openxmlformats.org/officeDocument/2006/relationships/hyperlink" Target="https://forensicstats.org/data/" TargetMode="External" Id="Rd1ae21c5711f43f3" /><Relationship Type="http://schemas.openxmlformats.org/officeDocument/2006/relationships/hyperlink" Target="https://doi.org/10.13089/JKIISC.2023.33.4.671" TargetMode="External" Id="R2c3262911b1f4495" /><Relationship Type="http://schemas.openxmlformats.org/officeDocument/2006/relationships/hyperlink" Target="https://doi.org/10.1109/ISDFS.2019.8757557" TargetMode="External" Id="R3de8c0944d89422b" /><Relationship Type="http://schemas.openxmlformats.org/officeDocument/2006/relationships/hyperlink" Target="https://doi.org/10.1007/s41872-025-00385-8" TargetMode="External" Id="R3ab5fb86183e4a91" /><Relationship Type="http://schemas.openxmlformats.org/officeDocument/2006/relationships/hyperlink" Target="https://hjp.znanje.hr/" TargetMode="External" Id="R163e491208eb422a" /><Relationship Type="http://schemas.openxmlformats.org/officeDocument/2006/relationships/hyperlink" Target="https://doi.org/10.1007/s11042-022-13312-1" TargetMode="External" Id="R62960398e0cc44a1" /><Relationship Type="http://schemas.openxmlformats.org/officeDocument/2006/relationships/hyperlink" Target="https://doi.org/10.1109/LSP.2016.2641006" TargetMode="External" Id="R2a83bb7becb843b8" /><Relationship Type="http://schemas.openxmlformats.org/officeDocument/2006/relationships/hyperlink" Target="https://doi.org/10.1016/j.image.2015.08.008" TargetMode="External" Id="Ra769b5886f6d4953" /><Relationship Type="http://schemas.openxmlformats.org/officeDocument/2006/relationships/hyperlink" Target="https://doi.org/10.1109/CVPRW.2017.232" TargetMode="External" Id="R24b7241c11594886" /><Relationship Type="http://schemas.openxmlformats.org/officeDocument/2006/relationships/hyperlink" Target="https://doi.org/10.1007/s11042-024-18801-z" TargetMode="External" Id="R7ac0df648cc94163" /><Relationship Type="http://schemas.openxmlformats.org/officeDocument/2006/relationships/hyperlink" Target="https://doi.org/10.32604/jnm.2019.05803" TargetMode="External" Id="R515c2157250d4d4d" /><Relationship Type="http://schemas.openxmlformats.org/officeDocument/2006/relationships/hyperlink" Target="https://doi.org/10.1080/10867651.2004.10487596" TargetMode="External" Id="R51b7acdaf2884387" /><Relationship Type="http://schemas.openxmlformats.org/officeDocument/2006/relationships/hyperlink" Target="http://math.berkeley.edu/~sethian/2006/Explanations/fast_marching_explain.html%E2%80%99" TargetMode="External" Id="R168bd54a44084ed3" /><Relationship Type="http://schemas.openxmlformats.org/officeDocument/2006/relationships/hyperlink" Target="https://math.berkeley.edu/~sethian/2006/Explanations/fast_marching_explain.html" TargetMode="External" Id="R999d774dce344eb9" /><Relationship Type="http://schemas.openxmlformats.org/officeDocument/2006/relationships/hyperlink" Target="https://doi.org/10.1109/TIP.2004.833105" TargetMode="External" Id="R9d15a88148604629" /><Relationship Type="http://schemas.openxmlformats.org/officeDocument/2006/relationships/hyperlink" Target="https://doi.org/10.1016/j.fsir.2020.100076" TargetMode="External" Id="R5a599af9b26e47c7" /><Relationship Type="http://schemas.openxmlformats.org/officeDocument/2006/relationships/hyperlink" Target="https://doi.org/10.5937/tehnika2304445R" TargetMode="External" Id="R598482de50084989" /><Relationship Type="http://schemas.openxmlformats.org/officeDocument/2006/relationships/hyperlink" Target="https://doi.org/10.1109/NCVPRIPG.2011.53" TargetMode="External" Id="R380cdd5b90104334" /><Relationship Type="http://schemas.openxmlformats.org/officeDocument/2006/relationships/hyperlink" Target="https://doi.org/10.1109/CVPR.2001.990497" TargetMode="External" Id="R09266e8a1ee845c8" /><Relationship Type="http://schemas.openxmlformats.org/officeDocument/2006/relationships/hyperlink" Target="https://www.sciencedirect.com/topics/computer-science/anisotropic-diffusion" TargetMode="External" Id="Rd6932eee5d2c4e7c" /><Relationship Type="http://schemas.openxmlformats.org/officeDocument/2006/relationships/hyperlink" Target="https://doi.org/10.1109/ICCUBEA.2015.154" TargetMode="External" Id="R0aab66216bf24b55" /><Relationship Type="http://schemas.openxmlformats.org/officeDocument/2006/relationships/hyperlink" Target="https://doi.org/10.1109/CISP-BMEI.2016.7852700" TargetMode="External" Id="Rfcdba57bfec04ab9" /><Relationship Type="http://schemas.openxmlformats.org/officeDocument/2006/relationships/hyperlink" Target="https://doi.org/10.1109/ICCSCE65566.2025.11182657" TargetMode="External" Id="R973a1386b8a6476c" /><Relationship Type="http://schemas.microsoft.com/office/2020/10/relationships/intelligence" Target="intelligence2.xml" Id="R3db50b3cf5e84d47" /><Relationship Type="http://schemas.openxmlformats.org/officeDocument/2006/relationships/image" Target="/media/image14.png" Id="rId49178279" /><Relationship Type="http://schemas.openxmlformats.org/officeDocument/2006/relationships/image" Target="/media/image16.png" Id="rId1317357462" /><Relationship Type="http://schemas.openxmlformats.org/officeDocument/2006/relationships/image" Target="/media/image17.png" Id="rId116100530" /><Relationship Type="http://schemas.openxmlformats.org/officeDocument/2006/relationships/image" Target="/media/image18.png" Id="rId1916377197" /><Relationship Type="http://schemas.openxmlformats.org/officeDocument/2006/relationships/image" Target="/media/image15.png" Id="rId3176935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B745E83D8115245A8D1ADF80A3890BA" ma:contentTypeVersion="13" ma:contentTypeDescription="Stvaranje novog dokumenta." ma:contentTypeScope="" ma:versionID="a27f2829a275489d5984aa1a72490b89">
  <xsd:schema xmlns:xsd="http://www.w3.org/2001/XMLSchema" xmlns:xs="http://www.w3.org/2001/XMLSchema" xmlns:p="http://schemas.microsoft.com/office/2006/metadata/properties" xmlns:ns3="7c097320-6bba-49ec-a060-a2cd4188ceea" xmlns:ns4="c90fddfb-63ac-4e82-9923-c0faed2978db" targetNamespace="http://schemas.microsoft.com/office/2006/metadata/properties" ma:root="true" ma:fieldsID="d04262c8c13f3e7f52107fbeea22bf7e" ns3:_="" ns4:_="">
    <xsd:import namespace="7c097320-6bba-49ec-a060-a2cd4188ceea"/>
    <xsd:import namespace="c90fddfb-63ac-4e82-9923-c0faed2978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7320-6bba-49ec-a060-a2cd4188c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0fddfb-63ac-4e82-9923-c0faed2978db" elementFormDefault="qualified">
    <xsd:import namespace="http://schemas.microsoft.com/office/2006/documentManagement/types"/>
    <xsd:import namespace="http://schemas.microsoft.com/office/infopath/2007/PartnerControls"/>
    <xsd:element name="SharedWithUsers" ma:index="14"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ji o zajedničkom korištenju" ma:internalName="SharedWithDetails" ma:readOnly="true">
      <xsd:simpleType>
        <xsd:restriction base="dms:Note">
          <xsd:maxLength value="255"/>
        </xsd:restriction>
      </xsd:simpleType>
    </xsd:element>
    <xsd:element name="SharingHintHash" ma:index="16"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 StyleName=""/>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F4A0A0-25B6-4F0C-9000-00BC1F5E7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7320-6bba-49ec-a060-a2cd4188ceea"/>
    <ds:schemaRef ds:uri="c90fddfb-63ac-4e82-9923-c0faed297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18E9C1-FB63-4F97-A222-D7ADC7999B27}">
  <ds:schemaRefs>
    <ds:schemaRef ds:uri="http://schemas.openxmlformats.org/officeDocument/2006/bibliography"/>
  </ds:schemaRefs>
</ds:datastoreItem>
</file>

<file path=customXml/itemProps3.xml><?xml version="1.0" encoding="utf-8"?>
<ds:datastoreItem xmlns:ds="http://schemas.openxmlformats.org/officeDocument/2006/customXml" ds:itemID="{1938C5F5-34C8-4331-979B-AD4F4FBB781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Martina Kutija</dc:creator>
  <keywords/>
  <lastModifiedBy>Zrinka Cvitanović</lastModifiedBy>
  <revision>12</revision>
  <dcterms:created xsi:type="dcterms:W3CDTF">2026-03-28T15:32:00.0000000Z</dcterms:created>
  <dcterms:modified xsi:type="dcterms:W3CDTF">2026-04-26T08:24:20.1489096Z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0x0101008B745E83D8115245A8D1ADF80A3890BA</vt:lpwstr>
  </property>
</Properties>
</file>